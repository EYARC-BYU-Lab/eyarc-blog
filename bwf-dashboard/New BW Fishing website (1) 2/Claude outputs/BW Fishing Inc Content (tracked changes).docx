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6E3F62" w:rsidR="00D23144" w:rsidP="5657420E" w:rsidRDefault="00D23144" w14:paraId="620EF3F4" w14:textId="1EFC5335">
      <w:pPr>
        <w:spacing w:after="120" w:line="280" w:lineRule="atLeast"/>
        <w:jc w:val="center"/>
        <w:rPr>
          <w:rFonts w:ascii="Arial" w:hAnsi="Arial" w:eastAsia="Arial" w:cs="Arial"/>
          <w:b/>
          <w:bCs/>
        </w:rPr>
      </w:pPr>
      <w:r>
        <w:rPr>
          <w:rFonts w:ascii="Arial" w:hAnsi="Arial" w:eastAsia="Arial" w:cs="Arial"/>
          <w:b/>
          <w:bCs/>
        </w:rPr>
        <w:t>EYARC Experience</w:t>
      </w:r>
    </w:p>
    <w:p w:rsidRPr="006E3F62" w:rsidR="00CC20BB" w:rsidP="5657420E" w:rsidRDefault="00CC20BB" w14:paraId="0B2C5AEA" w14:textId="3217305A">
      <w:pPr>
        <w:spacing w:after="120" w:line="280" w:lineRule="atLeast"/>
        <w:jc w:val="center"/>
        <w:rPr>
          <w:rFonts w:ascii="Arial" w:hAnsi="Arial" w:eastAsia="Arial" w:cs="Arial"/>
          <w:b/>
          <w:bCs/>
        </w:rPr>
      </w:pPr>
      <w:r>
        <w:rPr>
          <w:rFonts w:ascii="Arial" w:hAnsi="Arial" w:eastAsia="Arial" w:cs="Arial"/>
          <w:b/>
          <w:bCs/>
        </w:rPr>
        <w:t>BW Fishing Inc.</w:t>
      </w:r>
    </w:p>
    <w:p w:rsidRPr="006E3F62" w:rsidR="006E3F62" w:rsidP="006E3F62" w:rsidRDefault="006E3F62" w14:paraId="71014A34" w14:textId="77777777">
      <w:pPr>
        <w:spacing w:after="120" w:line="240" w:lineRule="auto"/>
        <w:rPr>
          <w:rFonts w:ascii="Arial" w:hAnsi="Arial" w:cs="Arial"/>
          <w:b/>
          <w:bCs/>
        </w:rPr>
      </w:pPr>
    </w:p>
    <w:p w:rsidRPr="006E3F62" w:rsidR="006E3F62" w:rsidP="006E3F62" w:rsidRDefault="006E3F62" w14:paraId="13945D2F" w14:textId="0BCA7543">
      <w:pPr>
        <w:spacing w:after="120" w:line="240" w:lineRule="auto"/>
        <w:rPr>
          <w:rFonts w:ascii="Arial" w:hAnsi="Arial" w:cs="Arial"/>
          <w:b/>
          <w:bCs/>
        </w:rPr>
      </w:pPr>
      <w:r>
        <w:rPr>
          <w:rFonts w:ascii="Arial" w:hAnsi="Arial" w:cs="Arial"/>
          <w:b/>
          <w:bCs/>
        </w:rPr>
        <w:t xml:space="preserve">EYARC Experience Platform </w:t>
      </w:r>
    </w:p>
    <w:p w:rsidRPr="006E3F62" w:rsidR="006E3F62" w:rsidP="006E3F62" w:rsidRDefault="006E3F62" w14:paraId="3DC79C15" w14:textId="77777777">
      <w:pPr>
        <w:spacing w:after="120" w:line="240" w:lineRule="auto"/>
        <w:rPr>
          <w:rFonts w:ascii="Arial" w:hAnsi="Arial" w:cs="Arial"/>
          <w:b/>
          <w:bCs/>
        </w:rPr>
      </w:pPr>
      <w:r>
        <w:rPr>
          <w:rFonts w:ascii="Arial" w:hAnsi="Arial" w:eastAsia="Arial" w:cs="Arial"/>
          <w:color w:val="000000" w:themeColor="text1"/>
        </w:rPr>
        <w:t>EYARC Experience is an educational platform offering interactive activities and quizzes to help students understand and apply the concepts taught. Focusing more on application rather than evaluation through hands-on practice, EYARC Experience supports a love for learning, fostering deep comprehension and retention.</w:t>
      </w:r>
    </w:p>
    <w:p w:rsidRPr="006E3F62" w:rsidR="00E66128" w:rsidP="006E3F62" w:rsidRDefault="00E66128" w14:paraId="40947928" w14:textId="77777777">
      <w:pPr>
        <w:spacing w:after="120" w:line="280" w:lineRule="atLeast"/>
        <w:rPr>
          <w:rFonts w:ascii="Arial" w:hAnsi="Arial" w:eastAsia="Arial" w:cs="Arial"/>
          <w:b/>
          <w:bCs/>
        </w:rPr>
      </w:pPr>
    </w:p>
    <w:p w:rsidRPr="006E3F62" w:rsidR="00813719" w:rsidP="5657420E" w:rsidRDefault="00813719" w14:paraId="56EBB8EE" w14:textId="0CCCB5C8">
      <w:pPr>
        <w:spacing w:after="0" w:line="240" w:lineRule="auto"/>
        <w:rPr>
          <w:rStyle w:val="normaltextrun"/>
          <w:rFonts w:ascii="Arial" w:hAnsi="Arial" w:eastAsia="Arial" w:cs="Arial"/>
          <w:b/>
          <w:bCs/>
          <w:color w:val="000000" w:themeColor="text1"/>
        </w:rPr>
      </w:pPr>
      <w:r>
        <w:rPr>
          <w:rStyle w:val="normaltextrun"/>
          <w:rFonts w:ascii="Arial" w:hAnsi="Arial" w:eastAsia="Arial" w:cs="Arial"/>
          <w:b/>
          <w:bCs/>
          <w:color w:val="000000" w:themeColor="text1"/>
        </w:rPr>
        <w:t>Logistics</w:t>
      </w:r>
    </w:p>
    <w:p w:rsidRPr="006E3F62" w:rsidR="0E319F3F" w:rsidP="5657420E" w:rsidRDefault="0E319F3F" w14:paraId="418BECBD" w14:textId="1151C1DF">
      <w:pPr>
        <w:spacing w:after="0" w:line="240" w:lineRule="auto"/>
        <w:rPr>
          <w:rFonts w:ascii="Arial" w:hAnsi="Arial" w:eastAsia="Arial" w:cs="Arial"/>
          <w:color w:val="000000" w:themeColor="text1"/>
        </w:rPr>
      </w:pPr>
      <w:r>
        <w:rPr>
          <w:rStyle w:val="normaltextrun"/>
          <w:rFonts w:ascii="Arial" w:hAnsi="Arial" w:eastAsia="Arial" w:cs="Arial"/>
          <w:color w:val="000000" w:themeColor="text1"/>
        </w:rPr>
        <w:t>Time to Complete (in minutes): 20 minutes </w:t>
      </w:r>
      <w:r>
        <w:rPr>
          <w:rStyle w:val="eop"/>
          <w:rFonts w:ascii="Arial" w:hAnsi="Arial" w:eastAsia="Arial" w:cs="Arial"/>
          <w:color w:val="000000" w:themeColor="text1"/>
        </w:rPr>
        <w:t> </w:t>
      </w:r>
    </w:p>
    <w:p w:rsidRPr="006E3F62" w:rsidR="0E319F3F" w:rsidP="5657420E" w:rsidRDefault="0E319F3F" w14:paraId="152C5474" w14:textId="5C1A2C58">
      <w:pPr>
        <w:spacing w:after="0" w:line="240" w:lineRule="auto"/>
        <w:rPr>
          <w:rFonts w:ascii="Arial" w:hAnsi="Arial" w:eastAsia="Arial" w:cs="Arial"/>
          <w:color w:val="000000" w:themeColor="text1"/>
        </w:rPr>
      </w:pPr>
      <w:r>
        <w:rPr>
          <w:rStyle w:val="normaltextrun"/>
          <w:rFonts w:ascii="Arial" w:hAnsi="Arial" w:eastAsia="Arial" w:cs="Arial"/>
          <w:color w:val="000000" w:themeColor="text1"/>
        </w:rPr>
        <w:t>Assignment Difficulty: Beginner </w:t>
      </w:r>
      <w:r>
        <w:rPr>
          <w:rStyle w:val="eop"/>
          <w:rFonts w:ascii="Arial" w:hAnsi="Arial" w:eastAsia="Arial" w:cs="Arial"/>
          <w:color w:val="000000" w:themeColor="text1"/>
        </w:rPr>
        <w:t> </w:t>
      </w:r>
    </w:p>
    <w:p w:rsidRPr="006E3F62" w:rsidR="0E319F3F" w:rsidP="175323C3" w:rsidRDefault="0E319F3F" w14:paraId="7B35EC6B" w14:textId="2C249C51">
      <w:pPr>
        <w:spacing w:after="0" w:line="240" w:lineRule="auto"/>
        <w:rPr>
          <w:rFonts w:ascii="Arial" w:hAnsi="Arial" w:eastAsia="Arial" w:cs="Arial"/>
          <w:color w:val="000000" w:themeColor="text1"/>
        </w:rPr>
      </w:pPr>
      <w:r>
        <w:rPr>
          <w:rStyle w:val="normaltextrun"/>
          <w:rFonts w:ascii="Arial" w:hAnsi="Arial" w:eastAsia="Arial" w:cs="Arial"/>
          <w:color w:val="000000" w:themeColor="text1"/>
        </w:rPr>
        <w:t xml:space="preserve">Assignment Topic: </w:t>
      </w:r>
      <w:r>
        <w:rPr>
          <w:rFonts w:ascii="Arial" w:hAnsi="Arial" w:eastAsia="Arial" w:cs="Arial"/>
        </w:rPr>
        <w:t>Financial, data analytics, process mining, data visualization</w:t>
      </w:r>
    </w:p>
    <w:p w:rsidRPr="006E3F62" w:rsidR="0E319F3F" w:rsidP="5657420E" w:rsidRDefault="0E319F3F" w14:paraId="0F5EF082" w14:textId="7A5E19C0">
      <w:pPr>
        <w:spacing w:after="0" w:line="240" w:lineRule="auto"/>
        <w:rPr>
          <w:rFonts w:ascii="Arial" w:hAnsi="Arial" w:eastAsia="Arial" w:cs="Arial"/>
          <w:color w:val="000000" w:themeColor="text1"/>
        </w:rPr>
      </w:pPr>
      <w:r>
        <w:rPr>
          <w:rStyle w:val="normaltextrun"/>
          <w:rFonts w:ascii="Arial" w:hAnsi="Arial" w:eastAsia="Arial" w:cs="Arial"/>
          <w:color w:val="000000" w:themeColor="text1"/>
        </w:rPr>
        <w:t>Completion Measurement: Pages viewed </w:t>
      </w:r>
      <w:r>
        <w:rPr>
          <w:rStyle w:val="eop"/>
          <w:rFonts w:ascii="Arial" w:hAnsi="Arial" w:eastAsia="Arial" w:cs="Arial"/>
          <w:color w:val="000000" w:themeColor="text1"/>
        </w:rPr>
        <w:t> </w:t>
      </w:r>
    </w:p>
    <w:p w:rsidRPr="006E3F62" w:rsidR="0E319F3F" w:rsidP="5657420E" w:rsidRDefault="0E319F3F" w14:paraId="09F41704" w14:textId="752427B2">
      <w:pPr>
        <w:spacing w:after="0" w:line="240" w:lineRule="auto"/>
        <w:rPr>
          <w:rFonts w:ascii="Arial" w:hAnsi="Arial" w:eastAsia="Arial" w:cs="Arial"/>
          <w:color w:val="000000" w:themeColor="text1"/>
        </w:rPr>
      </w:pPr>
      <w:r>
        <w:rPr>
          <w:rStyle w:val="normaltextrun"/>
          <w:rFonts w:ascii="Arial" w:hAnsi="Arial" w:eastAsia="Arial" w:cs="Arial"/>
          <w:color w:val="000000" w:themeColor="text1"/>
        </w:rPr>
        <w:t>Grading Method: Quiz at the end of the assignment </w:t>
      </w:r>
      <w:r>
        <w:rPr>
          <w:rStyle w:val="eop"/>
          <w:rFonts w:ascii="Arial" w:hAnsi="Arial" w:eastAsia="Arial" w:cs="Arial"/>
          <w:color w:val="000000" w:themeColor="text1"/>
        </w:rPr>
        <w:t> </w:t>
      </w:r>
    </w:p>
    <w:p w:rsidRPr="006E3F62" w:rsidR="0E319F3F" w:rsidP="5657420E" w:rsidRDefault="0E319F3F" w14:paraId="65620DBD" w14:textId="7104DF25">
      <w:pPr>
        <w:pStyle w:val="paragraph"/>
        <w:spacing w:before="0" w:beforeAutospacing="0" w:after="0" w:afterAutospacing="0"/>
        <w:rPr>
          <w:rFonts w:ascii="Arial" w:hAnsi="Arial" w:eastAsia="Arial" w:cs="Arial"/>
          <w:color w:val="000000" w:themeColor="text1"/>
          <w:sz w:val="22"/>
          <w:szCs w:val="22"/>
        </w:rPr>
      </w:pPr>
      <w:r>
        <w:rPr>
          <w:rFonts w:ascii="Arial" w:hAnsi="Arial" w:eastAsia="Arial" w:cs="Arial"/>
          <w:color w:val="000000" w:themeColor="text1"/>
          <w:sz w:val="22"/>
          <w:szCs w:val="22"/>
        </w:rPr>
        <w:t> </w:t>
      </w:r>
    </w:p>
    <w:p w:rsidRPr="006E3F62" w:rsidR="00EE19AE" w:rsidP="5657420E" w:rsidRDefault="00813719" w14:paraId="602DBEEC" w14:textId="67E25386">
      <w:pPr>
        <w:pStyle w:val="paragraph"/>
        <w:spacing w:before="0" w:beforeAutospacing="0" w:after="0" w:afterAutospacing="0"/>
        <w:rPr>
          <w:rFonts w:ascii="Arial" w:hAnsi="Arial" w:eastAsia="Arial" w:cs="Arial"/>
          <w:sz w:val="22"/>
          <w:szCs w:val="22"/>
        </w:rPr>
      </w:pPr>
      <w:r>
        <w:rPr>
          <w:rStyle w:val="normaltextrun"/>
          <w:rFonts w:ascii="Arial" w:hAnsi="Arial" w:eastAsia="Arial" w:cs="Arial"/>
          <w:b/>
          <w:bCs/>
          <w:color w:val="000000" w:themeColor="text1"/>
          <w:sz w:val="22"/>
          <w:szCs w:val="22"/>
        </w:rPr>
        <w:t>Preview</w:t>
      </w:r>
    </w:p>
    <w:p w:rsidRPr="006E3F62" w:rsidR="0E319F3F" w:rsidP="5657420E" w:rsidRDefault="0E319F3F" w14:paraId="3D672212" w14:textId="20DCE9A4">
      <w:pPr>
        <w:pStyle w:val="paragraph"/>
        <w:spacing w:before="0" w:beforeAutospacing="0" w:after="0" w:afterAutospacing="0"/>
        <w:rPr>
          <w:rFonts w:ascii="Arial" w:hAnsi="Arial" w:eastAsia="Arial" w:cs="Arial"/>
          <w:sz w:val="22"/>
          <w:szCs w:val="22"/>
        </w:rPr>
      </w:pPr>
      <w:r>
        <w:rPr>
          <w:rFonts w:ascii="Arial" w:hAnsi="Arial" w:eastAsia="Arial" w:cs="Arial"/>
          <w:sz w:val="22"/>
          <w:szCs w:val="22"/>
        </w:rPr>
        <w:t>Use process mining to analyze revenue transactions and identify issues contributing to the increase in uncollectible accounts receivable at BW Fishing Inc.</w:t>
      </w:r>
    </w:p>
    <w:p w:rsidRPr="006E3F62" w:rsidR="5E1823F2" w:rsidP="4E53F5A8" w:rsidRDefault="5E1823F2" w14:paraId="364058DC" w14:textId="6114BB04">
      <w:pPr>
        <w:pStyle w:val="ListParagraph"/>
        <w:spacing w:after="0" w:line="240" w:lineRule="auto"/>
        <w:rPr>
          <w:rFonts w:ascii="Arial" w:hAnsi="Arial" w:eastAsia="Arial" w:cs="Arial"/>
          <w:color w:val="000000" w:themeColor="text1"/>
        </w:rPr>
      </w:pPr>
    </w:p>
    <w:p w:rsidRPr="006E3F62" w:rsidR="0E319F3F" w:rsidP="5657420E" w:rsidRDefault="0E319F3F" w14:paraId="02999CB0" w14:textId="23386318">
      <w:pPr>
        <w:pStyle w:val="paragraph"/>
        <w:spacing w:before="0" w:beforeAutospacing="0" w:after="0" w:afterAutospacing="0"/>
        <w:rPr>
          <w:rFonts w:ascii="Arial" w:hAnsi="Arial" w:eastAsia="Arial" w:cs="Arial"/>
          <w:sz w:val="22"/>
          <w:szCs w:val="22"/>
        </w:rPr>
      </w:pPr>
      <w:r>
        <w:rPr>
          <w:rFonts w:ascii="Arial" w:hAnsi="Arial" w:eastAsia="Arial" w:cs="Arial"/>
          <w:color w:val="000000" w:themeColor="text1"/>
          <w:sz w:val="22"/>
          <w:szCs w:val="22"/>
        </w:rPr>
        <w:t xml:space="preserve">In this assignment, you will </w:t>
      </w:r>
      <w:r>
        <w:rPr>
          <w:rFonts w:ascii="Arial" w:hAnsi="Arial" w:eastAsia="Arial" w:cs="Arial"/>
          <w:sz w:val="22"/>
          <w:szCs w:val="22"/>
        </w:rPr>
        <w:t>take on the role of the Vice President of Finance and Accounting at BW Fishing Inc. (BWF), a company that sells fishing supplies primarily to businesses. The focus will be on using process mining techniques to analyze and understand the company's increasing uncollectible accounts receivable. By examining dashboards that visualize revenue transaction flows, you will identify trends and issues within the revenue cycle, ultimately providing recommendations to improve the company's financial health.</w:t>
      </w:r>
    </w:p>
    <w:p w:rsidRPr="006E3F62" w:rsidR="005D42A0" w:rsidP="5657420E" w:rsidRDefault="005D42A0" w14:paraId="14D6693A" w14:textId="77777777">
      <w:pPr>
        <w:pStyle w:val="paragraph"/>
        <w:spacing w:before="0" w:beforeAutospacing="0" w:after="0" w:afterAutospacing="0"/>
        <w:rPr>
          <w:rFonts w:ascii="Arial" w:hAnsi="Arial" w:eastAsia="Arial" w:cs="Arial"/>
          <w:sz w:val="22"/>
          <w:szCs w:val="22"/>
        </w:rPr>
      </w:pPr>
    </w:p>
    <w:p w:rsidRPr="006E3F62" w:rsidR="0E319F3F" w:rsidP="5657420E" w:rsidRDefault="0E319F3F" w14:paraId="279F40C4" w14:textId="09A80424">
      <w:pPr>
        <w:spacing w:after="0" w:line="240" w:lineRule="auto"/>
        <w:rPr>
          <w:rFonts w:ascii="Arial" w:hAnsi="Arial" w:eastAsia="Arial" w:cs="Arial"/>
          <w:color w:val="000000" w:themeColor="text1"/>
        </w:rPr>
      </w:pPr>
      <w:r>
        <w:rPr>
          <w:rStyle w:val="normaltextrun"/>
          <w:rFonts w:ascii="Arial" w:hAnsi="Arial" w:eastAsia="Arial" w:cs="Arial"/>
          <w:color w:val="000000" w:themeColor="text1"/>
        </w:rPr>
        <w:t>  </w:t>
      </w:r>
    </w:p>
    <w:p w:rsidRPr="006E3F62" w:rsidR="0E319F3F" w:rsidP="00C71792" w:rsidRDefault="0E319F3F" w14:paraId="03C60E88" w14:textId="0BF13C94">
      <w:pPr>
        <w:spacing w:after="0" w:line="276" w:lineRule="auto"/>
        <w:rPr>
          <w:rFonts w:ascii="Arial" w:hAnsi="Arial" w:eastAsia="Arial" w:cs="Arial"/>
          <w:color w:val="000000" w:themeColor="text1"/>
        </w:rPr>
      </w:pPr>
      <w:r>
        <w:rPr>
          <w:rStyle w:val="normaltextrun"/>
          <w:rFonts w:ascii="Arial" w:hAnsi="Arial" w:eastAsia="Arial" w:cs="Arial"/>
          <w:b/>
          <w:bCs/>
          <w:color w:val="000000" w:themeColor="text1"/>
        </w:rPr>
        <w:t>Learning Objectives</w:t>
      </w:r>
      <w:r>
        <w:rPr>
          <w:rStyle w:val="normaltextrun"/>
          <w:rFonts w:ascii="Arial" w:hAnsi="Arial" w:eastAsia="Arial" w:cs="Arial"/>
          <w:color w:val="000000" w:themeColor="text1"/>
        </w:rPr>
        <w:t>  </w:t>
      </w:r>
    </w:p>
    <w:p w:rsidRPr="006E3F62" w:rsidR="0E319F3F" w:rsidP="001537CE" w:rsidRDefault="0E319F3F" w14:paraId="103113B3" w14:textId="50D84806">
      <w:pPr>
        <w:pStyle w:val="ListParagraph"/>
        <w:numPr>
          <w:ilvl w:val="0"/>
          <w:numId w:val="2"/>
        </w:numPr>
        <w:spacing w:before="240" w:after="0" w:line="276" w:lineRule="auto"/>
        <w:rPr>
          <w:rFonts w:ascii="Arial" w:hAnsi="Arial" w:eastAsia="Arial" w:cs="Arial"/>
        </w:rPr>
      </w:pPr>
      <w:r>
        <w:rPr>
          <w:rFonts w:ascii="Arial" w:hAnsi="Arial" w:eastAsia="Arial" w:cs="Arial"/>
        </w:rPr>
        <w:t>Understand how process mining can be used to visualize and analyze revenue transaction flows.</w:t>
      </w:r>
    </w:p>
    <w:p w:rsidRPr="006E3F62" w:rsidR="0E319F3F" w:rsidP="00C71792" w:rsidRDefault="0E319F3F" w14:paraId="6A539F05" w14:textId="5CEFA8F9">
      <w:pPr>
        <w:pStyle w:val="ListParagraph"/>
        <w:numPr>
          <w:ilvl w:val="0"/>
          <w:numId w:val="2"/>
        </w:numPr>
        <w:spacing w:after="0" w:line="276" w:lineRule="auto"/>
        <w:rPr>
          <w:rFonts w:ascii="Arial" w:hAnsi="Arial" w:eastAsia="Arial" w:cs="Arial"/>
        </w:rPr>
      </w:pPr>
      <w:r>
        <w:rPr>
          <w:rFonts w:ascii="Arial" w:hAnsi="Arial" w:eastAsia="Arial" w:cs="Arial"/>
        </w:rPr>
        <w:t>Identify and address trends contributing to an increase in uncollectible accounts receivable.</w:t>
      </w:r>
    </w:p>
    <w:p w:rsidRPr="006E3F62" w:rsidR="00DC269B" w:rsidP="5657420E" w:rsidRDefault="00DC269B" w14:paraId="6425CAFC" w14:textId="5C944701">
      <w:pPr>
        <w:spacing w:after="0" w:line="280" w:lineRule="atLeast"/>
        <w:rPr>
          <w:rFonts w:ascii="Arial" w:hAnsi="Arial" w:eastAsia="Arial" w:cs="Arial"/>
        </w:rPr>
      </w:pPr>
    </w:p>
    <w:p w:rsidRPr="006E3F62" w:rsidR="00CC20BB" w:rsidP="5657420E" w:rsidRDefault="00CC20BB" w14:paraId="3FA86BB2" w14:textId="308B1EB5">
      <w:pPr>
        <w:spacing w:after="120" w:line="280" w:lineRule="atLeast"/>
        <w:rPr>
          <w:rFonts w:ascii="Arial" w:hAnsi="Arial" w:eastAsia="Arial" w:cs="Arial"/>
          <w:b/>
          <w:bCs/>
        </w:rPr>
      </w:pPr>
      <w:r>
        <w:rPr>
          <w:rFonts w:ascii="Arial" w:hAnsi="Arial" w:eastAsia="Arial" w:cs="Arial"/>
          <w:b/>
          <w:bCs/>
        </w:rPr>
        <w:t>Overview</w:t>
      </w:r>
    </w:p>
    <w:p w:rsidRPr="006E3F62" w:rsidR="00CC20BB" w:rsidP="5657420E" w:rsidRDefault="00CC20BB" w14:paraId="3B385758" w14:textId="725CACE3">
      <w:pPr>
        <w:spacing w:after="120" w:line="280" w:lineRule="atLeast"/>
        <w:rPr>
          <w:rFonts w:ascii="Arial" w:hAnsi="Arial" w:eastAsia="Arial" w:cs="Arial"/>
        </w:rPr>
      </w:pPr>
      <w:r>
        <w:rPr>
          <w:rFonts w:ascii="Arial" w:hAnsi="Arial" w:eastAsia="Arial" w:cs="Arial"/>
        </w:rPr>
        <w:t xml:space="preserve">You are Vice President of Finance and Accounting for BW Fishing Inc. (BWF). BWF sells fishing supplies mainly to businesses across the country. The company has grown steadily over the last 10 years. BWF found a strategic niche in fulfilling orders around the clock as soon as they are placed. As BWF’s customers order supplies at unusual hours, BWF’s “always open” mantra has received customer praise. This practice, along with competitive pricing, has allowed BWF to build a loyal network of customers. </w:t>
      </w:r>
    </w:p>
    <w:p w:rsidRPr="006E3F62" w:rsidR="00F079FE" w:rsidP="5657420E" w:rsidRDefault="00F079FE" w14:paraId="7B7B8FF9" w14:textId="47F029DC">
      <w:pPr>
        <w:spacing w:after="120" w:line="280" w:lineRule="atLeast"/>
        <w:rPr>
          <w:rFonts w:ascii="Arial" w:hAnsi="Arial" w:eastAsia="Arial" w:cs="Arial"/>
          <w:b/>
          <w:bCs/>
        </w:rPr>
      </w:pPr>
      <w:r>
        <w:rPr>
          <w:rFonts w:ascii="Arial" w:hAnsi="Arial" w:eastAsia="Arial" w:cs="Arial"/>
          <w:b/>
          <w:bCs/>
        </w:rPr>
        <w:lastRenderedPageBreak/>
        <w:t xml:space="preserve">Accounts Receivable, Allowance for Uncollectible Accounts and Bad Debt Expense </w:t>
      </w:r>
    </w:p>
    <w:p w:rsidRPr="006E3F62" w:rsidR="000E5CEE" w:rsidP="5657420E" w:rsidRDefault="000B61E4" w14:paraId="4E4F4ED3" w14:textId="000D8C63">
      <w:pPr>
        <w:spacing w:after="120" w:line="280" w:lineRule="atLeast"/>
        <w:rPr>
          <w:rFonts w:ascii="Arial" w:hAnsi="Arial" w:eastAsia="Arial" w:cs="Arial"/>
        </w:rPr>
      </w:pPr>
      <w:r>
        <w:rPr>
          <w:rFonts w:ascii="Arial" w:hAnsi="Arial" w:eastAsia="Arial" w:cs="Arial"/>
        </w:rPr>
        <w:t xml:space="preserve">Most of BWF’s customers are businesses that make orders on account (i.e., BWF does not collect payment at the time of the order). BWF ships inventory to customers and bills customers at the time of shipment. As a result, BWF carries a large balance of accounts receivable on its balance sheet. At the end of each month, BWF estimates an allowance for uncollectible accounts and bad debt expense associated with the company’s accounts receivable. </w:t>
      </w:r>
    </w:p>
    <w:p w:rsidRPr="006E3F62" w:rsidR="000E5CEE" w:rsidP="5657420E" w:rsidRDefault="000E5CEE" w14:paraId="538FC8CC" w14:textId="22CF5B2D">
      <w:pPr>
        <w:spacing w:after="120" w:line="280" w:lineRule="atLeast"/>
        <w:rPr>
          <w:rFonts w:ascii="Arial" w:hAnsi="Arial" w:eastAsia="Arial" w:cs="Arial"/>
        </w:rPr>
      </w:pPr>
      <w:r>
        <w:rPr>
          <w:rFonts w:ascii="Arial" w:hAnsi="Arial" w:eastAsia="Arial" w:cs="Arial"/>
        </w:rPr>
        <w:t xml:space="preserve">To limit the number of uncollectible accounts receivable, BWF has a policy that all sales on account for more than $3,000 must be approved by the sales manager. The sales manager checks the customer’s credit and payment history to determine whether to approve or reject the customer’s order.</w:t>
      </w:r>
    </w:p>
    <w:p w:rsidRPr="006E3F62" w:rsidR="00F079FE" w:rsidP="5657420E" w:rsidRDefault="00F079FE" w14:paraId="4E171346" w14:textId="38EA1A1F">
      <w:pPr>
        <w:spacing w:after="120" w:line="280" w:lineRule="atLeast"/>
        <w:rPr>
          <w:rFonts w:ascii="Arial" w:hAnsi="Arial" w:eastAsia="Arial" w:cs="Arial"/>
        </w:rPr>
      </w:pPr>
      <w:r>
        <w:rPr>
          <w:rFonts w:ascii="Arial" w:hAnsi="Arial" w:eastAsia="Arial" w:cs="Arial"/>
        </w:rPr>
        <w:t xml:space="preserve">In your role as VP of Finance and Accounting, you regularly review the company’s financial statements to identify trends in the company’s financial performance. You recently noticed a concerning trend that the company’s allowance for uncollectible accounts as a percentage of accounts receivable has steadily increased over the past two years. As a result, the company’s allowance for uncollectible accounts and bad debt expense has increased. </w:t>
      </w:r>
    </w:p>
    <w:p w:rsidR="00240A8B" w:rsidP="5657420E" w:rsidRDefault="00240A8B" w14:paraId="054110A3" w14:textId="77777777">
      <w:pPr>
        <w:spacing w:after="120" w:line="280" w:lineRule="atLeast"/>
        <w:rPr>
          <w:rFonts w:ascii="Arial" w:hAnsi="Arial" w:eastAsia="Arial" w:cs="Arial"/>
          <w:b/>
          <w:bCs/>
        </w:rPr>
      </w:pPr>
    </w:p>
    <w:p w:rsidRPr="006E3F62" w:rsidR="00B44D73" w:rsidP="5657420E" w:rsidRDefault="00B44D73" w14:paraId="664B441C" w14:textId="2F0F9E85">
      <w:pPr>
        <w:spacing w:after="120" w:line="280" w:lineRule="atLeast"/>
        <w:rPr>
          <w:rFonts w:ascii="Arial" w:hAnsi="Arial" w:eastAsia="Arial" w:cs="Arial"/>
        </w:rPr>
      </w:pPr>
      <w:r>
        <w:rPr>
          <w:rFonts w:ascii="Arial" w:hAnsi="Arial" w:eastAsia="Arial" w:cs="Arial"/>
          <w:b/>
          <w:bCs/>
        </w:rPr>
        <w:t xml:space="preserve">Process Mining Dashboards for the Revenue Cycle</w:t>
      </w:r>
    </w:p>
    <w:p w:rsidRPr="006E3F62" w:rsidR="00B44D73" w:rsidP="5657420E" w:rsidRDefault="00B44D73" w14:paraId="7080E4A6" w14:textId="07E9A372">
      <w:pPr>
        <w:spacing w:after="120" w:line="280" w:lineRule="atLeast"/>
        <w:rPr>
          <w:rFonts w:ascii="Arial" w:hAnsi="Arial" w:eastAsia="Arial" w:cs="Arial"/>
        </w:rPr>
      </w:pPr>
      <w:r>
        <w:rPr>
          <w:rFonts w:ascii="Arial" w:hAnsi="Arial" w:eastAsia="Arial" w:cs="Arial"/>
        </w:rPr>
        <w:t xml:space="preserve">To better understand why uncollectible accounts receivable are increasing, you asked employees on your team to start using an innovative data analytics technique called process mining that will allow you to visualize and understand the flow of revenue transactions at BWF. </w:t>
      </w:r>
    </w:p>
    <w:p w:rsidRPr="006E3F62" w:rsidR="00B44D73" w:rsidP="5657420E" w:rsidRDefault="00B44D73" w14:paraId="1BD0A586" w14:textId="29300237">
      <w:pPr>
        <w:spacing w:after="120" w:line="280" w:lineRule="atLeast"/>
        <w:rPr>
          <w:rFonts w:ascii="Arial" w:hAnsi="Arial" w:eastAsia="Arial" w:cs="Arial"/>
        </w:rPr>
      </w:pPr>
      <w:r>
        <w:rPr>
          <w:rFonts w:ascii="Arial" w:hAnsi="Arial" w:eastAsia="Arial" w:cs="Arial"/>
        </w:rPr>
        <w:t xml:space="preserve">To give you preliminary insight into this issue, your team prepared several process mining dashboards for a set of BWF’s revenue transactions from the most recent month. In particular, the dashboards focus on a set of 499 revenue transactions from the most recent month. </w:t>
      </w:r>
    </w:p>
    <w:p w:rsidR="002F1361" w:rsidP="5657420E" w:rsidRDefault="00B44D73" w14:paraId="2EE0DE85" w14:textId="363F7A0A">
      <w:pPr>
        <w:spacing w:after="120" w:line="280" w:lineRule="atLeast"/>
        <w:rPr>
          <w:rFonts w:ascii="Arial" w:hAnsi="Arial" w:eastAsia="Arial" w:cs="Arial"/>
          <w:b/>
          <w:bCs/>
        </w:rPr>
      </w:pPr>
      <w:r>
        <w:rPr>
          <w:rFonts w:ascii="Arial" w:hAnsi="Arial" w:eastAsia="Arial" w:cs="Arial"/>
        </w:rPr>
        <w:t xml:space="preserve">The dashboards can be viewed using the following link: </w:t>
      </w:r>
      <w:commentRangeStart w:id="0"/>
      <w:hyperlink r:id="rId10">
        <w:r>
          <w:rPr>
            <w:rStyle w:val="Hyperlink"/>
            <w:rFonts w:ascii="Arial" w:hAnsi="Arial" w:eastAsia="Arial" w:cs="Arial"/>
          </w:rPr>
          <w:t>https://ey-academic-resource-center.eu-2.celonis.cloud/package-manager/ui/public/assets/fd0809d0-e51d-4c5d-b30f-f307aa8e3c4d</w:t>
        </w:r>
      </w:hyperlink>
      <w:commentRangeEnd w:id="0"/>
      <w:r>
        <w:rPr>
          <w:rStyle w:val="CommentReference"/>
        </w:rPr>
        <w:commentReference w:id="0"/>
      </w:r>
      <w:r>
        <w:rPr>
          <w:rStyle w:val="Hyperlink"/>
          <w:rFonts w:ascii="Arial" w:hAnsi="Arial" w:eastAsia="Arial" w:cs="Arial"/>
        </w:rPr>
        <w:t>.</w:t>
      </w:r>
    </w:p>
    <w:p w:rsidRPr="001537CE" w:rsidR="001537CE" w:rsidP="5657420E" w:rsidRDefault="001537CE" w14:paraId="07386363" w14:textId="77777777">
      <w:pPr>
        <w:spacing w:after="120" w:line="280" w:lineRule="atLeast"/>
        <w:rPr>
          <w:rFonts w:ascii="Arial" w:hAnsi="Arial" w:eastAsia="Arial" w:cs="Arial"/>
          <w:b/>
          <w:bCs/>
        </w:rPr>
      </w:pPr>
    </w:p>
    <w:p w:rsidRPr="006E3F62" w:rsidR="002F1361" w:rsidP="5657420E" w:rsidRDefault="002F1361" w14:paraId="309137C5" w14:textId="6A8296D2">
      <w:pPr>
        <w:spacing w:after="120" w:line="280" w:lineRule="atLeast"/>
        <w:rPr>
          <w:rFonts w:ascii="Arial" w:hAnsi="Arial" w:eastAsia="Arial" w:cs="Arial"/>
        </w:rPr>
      </w:pPr>
      <w:r>
        <w:rPr>
          <w:rFonts w:ascii="Arial" w:hAnsi="Arial" w:eastAsia="Arial" w:cs="Arial"/>
        </w:rPr>
        <w:t xml:space="preserve">The quiz will require you to answer questions from performing each of the steps demonstrated on the next several screens. Keep open the dashboard in a different tab so you can answer the questions on the quiz. </w:t>
      </w:r>
    </w:p>
    <w:p w:rsidRPr="006E3F62" w:rsidR="00973E58" w:rsidP="5657420E" w:rsidRDefault="00973E58" w14:paraId="2992FE0A" w14:textId="77777777">
      <w:pPr>
        <w:spacing w:after="120" w:line="280" w:lineRule="atLeast"/>
        <w:rPr>
          <w:rFonts w:ascii="Arial" w:hAnsi="Arial" w:eastAsia="Arial" w:cs="Arial"/>
        </w:rPr>
      </w:pPr>
    </w:p>
    <w:p w:rsidRPr="006E3F62" w:rsidR="00973E58" w:rsidP="5657420E" w:rsidRDefault="00973E58" w14:paraId="386185D5" w14:textId="515693E2">
      <w:pPr>
        <w:spacing w:after="120" w:line="280" w:lineRule="atLeast"/>
        <w:rPr>
          <w:rFonts w:ascii="Arial" w:hAnsi="Arial" w:eastAsia="Arial" w:cs="Arial"/>
          <w:b/>
          <w:bCs/>
        </w:rPr>
      </w:pPr>
      <w:r>
        <w:rPr>
          <w:rFonts w:ascii="Arial" w:hAnsi="Arial" w:eastAsia="Arial" w:cs="Arial"/>
          <w:b/>
          <w:bCs/>
        </w:rPr>
        <w:t>Discussion Questions</w:t>
      </w:r>
    </w:p>
    <w:p w:rsidRPr="006E3F62" w:rsidR="002F1361" w:rsidP="5657420E" w:rsidRDefault="002F1361" w14:paraId="16158B0A" w14:textId="59273533">
      <w:pPr>
        <w:spacing w:after="120" w:line="280" w:lineRule="atLeast"/>
        <w:rPr>
          <w:rFonts w:ascii="Arial" w:hAnsi="Arial" w:eastAsia="Arial" w:cs="Arial"/>
          <w:i/>
          <w:iCs/>
        </w:rPr>
      </w:pPr>
      <w:r>
        <w:rPr>
          <w:rFonts w:ascii="Arial" w:hAnsi="Arial" w:eastAsia="Arial" w:cs="Arial"/>
        </w:rPr>
        <w:t xml:space="preserve">As you go through this assignment, consider the following questions:</w:t>
      </w:r>
      <w:r>
        <w:rPr>
          <w:rFonts w:ascii="Arial" w:hAnsi="Arial" w:eastAsia="Arial" w:cs="Arial"/>
          <w:b/>
          <w:bCs/>
          <w:i/>
          <w:iCs/>
        </w:rPr>
        <w:t xml:space="preserve"> </w:t>
      </w:r>
    </w:p>
    <w:p w:rsidRPr="006E3F62" w:rsidR="002F1361" w:rsidP="5657420E" w:rsidRDefault="000F42DF" w14:paraId="5383BDDF" w14:textId="21CA2259">
      <w:pPr>
        <w:pStyle w:val="ListParagraph"/>
        <w:numPr>
          <w:ilvl w:val="0"/>
          <w:numId w:val="28"/>
        </w:numPr>
        <w:spacing w:after="120" w:line="280" w:lineRule="atLeast"/>
        <w:rPr>
          <w:rFonts w:ascii="Arial" w:hAnsi="Arial" w:eastAsia="Arial" w:cs="Arial"/>
        </w:rPr>
      </w:pPr>
      <w:r>
        <w:rPr>
          <w:rFonts w:ascii="Arial" w:hAnsi="Arial" w:eastAsia="Arial" w:cs="Arial"/>
        </w:rPr>
        <w:t xml:space="preserve">When considering accounting for simple transactions that follow the most common or “prescribed” route. How has using process mining changed your perspective about the actual flow of transactions within companies? </w:t>
      </w:r>
    </w:p>
    <w:p w:rsidRPr="006E3F62" w:rsidR="002F1361" w:rsidP="5657420E" w:rsidRDefault="002F1361" w14:paraId="0017F98B" w14:textId="0FE9DDC1">
      <w:pPr>
        <w:pStyle w:val="ListParagraph"/>
        <w:numPr>
          <w:ilvl w:val="0"/>
          <w:numId w:val="28"/>
        </w:numPr>
        <w:spacing w:after="120" w:line="280" w:lineRule="atLeast"/>
        <w:rPr>
          <w:rFonts w:ascii="Arial" w:hAnsi="Arial" w:eastAsia="Arial" w:cs="Arial"/>
          <w:color w:val="4472C4" w:themeColor="accent1"/>
        </w:rPr>
      </w:pPr>
      <w:r>
        <w:rPr>
          <w:rFonts w:ascii="Arial" w:hAnsi="Arial" w:eastAsia="Arial" w:cs="Arial"/>
        </w:rPr>
        <w:t xml:space="preserve">Based on your analysis in this assignment, what changes should BWF consider implementing to address the increase in uncollectible accounts receivable?  </w:t>
      </w:r>
    </w:p>
    <w:p w:rsidRPr="006E3F62" w:rsidR="002F1361" w:rsidP="5657420E" w:rsidRDefault="002F1361" w14:paraId="32CD01B2" w14:textId="525E1607">
      <w:pPr>
        <w:pStyle w:val="ListParagraph"/>
        <w:numPr>
          <w:ilvl w:val="0"/>
          <w:numId w:val="28"/>
        </w:numPr>
        <w:spacing w:after="120" w:line="280" w:lineRule="atLeast"/>
        <w:rPr>
          <w:rFonts w:ascii="Arial" w:hAnsi="Arial" w:eastAsia="Arial" w:cs="Arial"/>
          <w:color w:val="4472C4" w:themeColor="accent1"/>
        </w:rPr>
      </w:pPr>
      <w:r>
        <w:rPr>
          <w:rFonts w:ascii="Arial" w:hAnsi="Arial" w:eastAsia="Arial" w:cs="Arial"/>
        </w:rPr>
        <w:lastRenderedPageBreak/>
        <w:t xml:space="preserve">In this assignment, we used process mining to gain insight into a company’s uncollectible accounts receivable. What are some other ways you think companies could use this software? </w:t>
      </w:r>
    </w:p>
    <w:p w:rsidR="006E3F62" w:rsidP="00235E5A" w:rsidRDefault="006E3F62" w14:paraId="4B523BCF" w14:textId="77777777">
      <w:pPr>
        <w:spacing w:after="120" w:line="280" w:lineRule="atLeast"/>
        <w:rPr>
          <w:rFonts w:ascii="Arial" w:hAnsi="Arial" w:cs="Arial"/>
          <w:b/>
        </w:rPr>
      </w:pPr>
    </w:p>
    <w:p w:rsidRPr="006E3F62" w:rsidR="00B44D73" w:rsidP="00235E5A" w:rsidRDefault="002430C2" w14:paraId="253C093C" w14:textId="1D61C86A">
      <w:pPr>
        <w:spacing w:after="120" w:line="280" w:lineRule="atLeast"/>
        <w:rPr>
          <w:rFonts w:ascii="Arial" w:hAnsi="Arial" w:cs="Arial"/>
          <w:b/>
        </w:rPr>
      </w:pPr>
      <w:r>
        <w:rPr>
          <w:rFonts w:ascii="Arial" w:hAnsi="Arial" w:cs="Arial"/>
          <w:b/>
        </w:rPr>
        <w:t xml:space="preserve">Accessing the Variant Explorer Process Mining Dashboard</w:t>
      </w:r>
    </w:p>
    <w:p w:rsidRPr="006E3F62" w:rsidR="00B44D73" w:rsidP="00235E5A" w:rsidRDefault="00B44D73" w14:paraId="0B3B1B71" w14:textId="261C7ADF">
      <w:pPr>
        <w:spacing w:after="120" w:line="280" w:lineRule="atLeast"/>
        <w:rPr>
          <w:rFonts w:ascii="Arial" w:hAnsi="Arial" w:cs="Arial"/>
        </w:rPr>
      </w:pPr>
      <w:r>
        <w:rPr>
          <w:rFonts w:ascii="Arial" w:hAnsi="Arial" w:cs="Arial"/>
        </w:rPr>
        <w:t xml:space="preserve">For this assignment, you will focus on the </w:t>
      </w:r>
      <w:r>
        <w:rPr>
          <w:rFonts w:ascii="Arial" w:hAnsi="Arial" w:cs="Arial"/>
          <w:b/>
          <w:bCs/>
        </w:rPr>
        <w:t>Variant Explorer</w:t>
      </w:r>
      <w:r>
        <w:rPr>
          <w:rFonts w:ascii="Arial" w:hAnsi="Arial" w:cs="Arial"/>
        </w:rPr>
        <w:t xml:space="preserve"> process mining dashboard, which can be accessed by clicking on the Variant Explorer tab at the </w:t>
      </w:r>
      <w:del w:author="Claude" w:date="2026-09-04T22:00:00Z" w:id="600000001">
        <w:r>
          <w:rPr>
            <w:rFonts w:ascii="Arial" w:hAnsi="Arial" w:cs="Arial"/>
          </w:rPr>
          <w:delText xml:space="preserve">bottom left-hand corner</w:delText>
        </w:r>
      </w:del>
      <w:ins w:author="Claude" w:date="2026-09-04T22:00:00Z" w:id="600000002">
        <w:r>
          <w:rPr>
            <w:rFonts w:ascii="Arial" w:hAnsi="Arial" w:cs="Arial"/>
          </w:rPr>
          <w:t xml:space="preserve">top</w:t>
        </w:r>
      </w:ins>
      <w:r>
        <w:rPr>
          <w:rFonts w:ascii="Arial" w:hAnsi="Arial" w:cs="Arial"/>
        </w:rPr>
        <w:t xml:space="preserve"> of the screen (see the screenshot</w:t>
      </w:r>
      <w:r>
        <w:rPr>
          <w:rFonts w:ascii="Arial" w:hAnsi="Arial" w:cs="Arial"/>
          <w:noProof/>
        </w:rPr>
        <w:t xml:space="preserve"> </w:t>
      </w:r>
      <w:r>
        <w:rPr>
          <w:rFonts w:ascii="Arial" w:hAnsi="Arial" w:cs="Arial"/>
        </w:rPr>
        <w:t>below).</w:t>
      </w:r>
    </w:p>
    <w:p w:rsidRPr="006E3F62" w:rsidR="00CC20BB" w:rsidP="00235E5A" w:rsidRDefault="00CC20BB" w14:paraId="75986CF4" w14:textId="77777777">
      <w:pPr>
        <w:spacing w:after="120" w:line="280" w:lineRule="atLeast"/>
        <w:rPr>
          <w:rFonts w:ascii="Arial" w:hAnsi="Arial" w:cs="Arial"/>
          <w:b/>
        </w:rPr>
      </w:pPr>
    </w:p>
    <w:p w:rsidR="00F079FE" w:rsidP="00235E5A" w:rsidRDefault="002430C2" w14:paraId="735368BF" w14:textId="77777777">
      <w:pPr>
        <w:spacing w:after="120" w:line="280" w:lineRule="atLeast"/>
        <w:rPr>
          <w:rFonts w:ascii="Arial" w:hAnsi="Arial" w:cs="Arial"/>
          <w:noProof/>
        </w:rPr>
      </w:pPr>
      <w:r>
        <w:rPr>
          <w:rFonts w:ascii="Arial" w:hAnsi="Arial" w:cs="Arial"/>
          <w:noProof/>
        </w:rPr>
        <mc:AlternateContent>
          <mc:Choice Requires="wpg">
            <w:drawing>
              <wp:anchor distT="0" distB="0" distL="114300" distR="114300" simplePos="0" relativeHeight="251658240" behindDoc="0" locked="0" layoutInCell="1" allowOverlap="1" wp14:anchorId="3EA6B30E" wp14:editId="35BE7E93">
                <wp:simplePos x="0" y="0"/>
                <wp:positionH relativeFrom="column">
                  <wp:posOffset>910779</wp:posOffset>
                </wp:positionH>
                <wp:positionV relativeFrom="paragraph">
                  <wp:posOffset>3458336</wp:posOffset>
                </wp:positionV>
                <wp:extent cx="3676710" cy="809129"/>
                <wp:effectExtent l="19050" t="19050" r="19050" b="10160"/>
                <wp:wrapNone/>
                <wp:docPr id="4" name="Group 4"/>
                <wp:cNvGraphicFramePr/>
                <a:graphic xmlns:a="http://schemas.openxmlformats.org/drawingml/2006/main">
                  <a:graphicData uri="http://schemas.microsoft.com/office/word/2010/wordprocessingGroup">
                    <wpg:wgp>
                      <wpg:cNvGrpSpPr/>
                      <wpg:grpSpPr>
                        <a:xfrm>
                          <a:off x="0" y="0"/>
                          <a:ext cx="3676710" cy="809129"/>
                          <a:chOff x="14926" y="11199"/>
                          <a:chExt cx="3676710" cy="809129"/>
                        </a:xfrm>
                      </wpg:grpSpPr>
                      <wps:wsp>
                        <wps:cNvPr id="2" name="Oval 2"/>
                        <wps:cNvSpPr/>
                        <wps:spPr>
                          <a:xfrm>
                            <a:off x="14926" y="519631"/>
                            <a:ext cx="585574" cy="300697"/>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Straight Connector 3"/>
                        <wps:cNvCnPr>
                          <a:stCxn id="2" idx="7"/>
                        </wps:cNvCnPr>
                        <wps:spPr>
                          <a:xfrm flipV="1">
                            <a:off x="514713" y="287374"/>
                            <a:ext cx="851005" cy="276196"/>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217" name="Text Box 2"/>
                        <wps:cNvSpPr txBox="1">
                          <a:spLocks noChangeArrowheads="1"/>
                        </wps:cNvSpPr>
                        <wps:spPr bwMode="auto">
                          <a:xfrm>
                            <a:off x="1356106" y="11199"/>
                            <a:ext cx="2335530" cy="479714"/>
                          </a:xfrm>
                          <a:prstGeom prst="rect">
                            <a:avLst/>
                          </a:prstGeom>
                          <a:noFill/>
                          <a:ln w="38100">
                            <a:solidFill>
                              <a:srgbClr val="FF0000"/>
                            </a:solidFill>
                            <a:miter lim="800000"/>
                            <a:headEnd/>
                            <a:tailEnd/>
                          </a:ln>
                        </wps:spPr>
                        <wps:txbx>
                          <w:txbxContent>
                            <w:p w:rsidRPr="00131C28" w:rsidR="002430C2" w:rsidRDefault="002430C2" w14:paraId="50D2FBC9" w14:textId="57338271">
                              <w:pPr>
                                <w:rPr>
                                  <w:rFonts w:ascii="Arial" w:hAnsi="Arial" w:cs="Arial"/>
                                  <w:sz w:val="20"/>
                                  <w:szCs w:val="20"/>
                                </w:rPr>
                              </w:pPr>
                              <w:r>
                                <w:rPr>
                                  <w:rFonts w:ascii="Arial" w:hAnsi="Arial" w:cs="Arial"/>
                                  <w:color w:val="FF0000"/>
                                  <w:sz w:val="20"/>
                                  <w:szCs w:val="20"/>
                                </w:rPr>
                                <w:t>Click here to access the Variant Explorer process mining dashboard.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4" style="position:absolute;margin-left:71.7pt;margin-top:272.3pt;width:289.5pt;height:63.7pt;z-index:251658240;mso-width-relative:margin;mso-height-relative:margin" coordsize="36767,8091" coordorigin="149,111" o:spid="_x0000_s1026" w14:anchorId="3EA6B30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jCLJFAQAAP0LAAAOAAAAZHJzL2Uyb0RvYy54bWy8VlFz4yYQfu9M/wOj98aWZFm2JsqN6ztn OpO7ZJq094wRsjRFQIFESn99FxCKL3EzmWsbP8jAwi778e0H5x+GjqEHqnQreBnFZ/MIUU5E1fJD Gf12t/tpFSFtMK8wE5yW0SPV0YeLH38472VBE9EIVlGFwAnXRS/LqDFGFrOZJg3tsD4TknIw1kJ1 2EBXHWaVwj1479gsmc+Xs16oSipBqNYw+tEbowvnv64pMdd1ralBrIxgb8Z9lfvu7Xd2cY6Lg8Ky acm4Dfwdu+hwyyHo5OojNhjdq/aFq64lSmhRmzMiupmo65ZQlwNkE8+fZXOpxL10uRyK/iAnmADa Zzh9t1vy5eFSyVt5owCJXh4AC9ezuQy16uw/7BINDrLHCTI6GERgMF3myzwGZAnYVvN1nKw9pqQB 4O2yeLFOlhECcxzH68n66XUHsxB+9s2megk00U9I6H+HxG2DJXUA6wKQuFGorcooiRDHHZD1+gEz lNh8bFyYMOGkCw2QnQDpKdssXi/T2IMR0MpWWZYvPFgpsHedW/uUKy6k0uaSig7ZRhlRxlqp7Q5x gR+utPGzwyw7zMWuZQzGccE46uFEVvF87lZowdrKWq1Rq8N+yxSClMpot5vDb4x9NA12wjhsyKbr E3Qt88ioD/ArrQEiONXER7BlSie3mBDKTexNDa6oj5YdBwsrXNqMg0PruYZdTr5HB2GmdxJ8ewTG +XYpdVU+LR5Tf23xtMJFFtxMi7uWC3UqMwZZjZH9/ACSh8aitBfVIxBICa8xWpJdC4d4hbW5wQpE BYoEhNJcw6dmAk5KjK0INUL9dWrczgeGgzVCPYhUGek/77GiEWK/cOD+Ol4srKq5ziLLE+ioY8v+ 2MLvu62A049BkiVxTTvfsNCslei+gp5ubFQwYU4gdhkRo0Jna7x4giITutm4aaBkEpsrfiuJdW5R tQy9G75iJUcmGyiBLyLU2ws2+7l2JRebeyPq1lH9CdcRb6h9X4z/uwikQQRujcLtoTFoKziH+0Qo lFou2L2BJGy51wFttgMP8uFKxNf2N9Ns51g4UA31/XsAbdTZLF7kMYQHxUxWeQp64ao7aMgqg/rO vIYk+RJUZmRmkOugDiPyrOWvCsh7qsYbKvu0JLyhqt9bEszwRkmwumEP/v24m8R5YO+dpc3PYnhx jSEzwHCgnpZXgvyhERfbBvMD3Sgl+obiCkTGpzny2N6AnvuWx2jffxYV3JQYatYVfiDhyOU4zZbx /MX1H7icpGmWpaA09vWwyNd57Mj+zxeiggJ0cd7jNsRF1xp4nbK2s2+bcIvhwgLziVeuLA1umW+f vjzNsB9GtXh2Q/y34h602jxT6jdqqntmwRvTXcvje9g+Yo/7jsdPr/aLvwEAAP//AwBQSwMEFAAG AAgAAAAhAPKa5qnhAAAACwEAAA8AAABkcnMvZG93bnJldi54bWxMj8FugkAQhu9N+g6badJbXUBE gyzGmLYn06TapOlthRGI7CxhV8C37/RUj//Ml3++yTaTacWAvWssKQhnAQikwpYNVQq+jm8vKxDO ayp1awkV3NDBJn98yHRa2pE+cTj4SnAJuVQrqL3vUildUaPRbmY7JN6dbW+059hXsuz1yOWmlVEQ JNLohvhCrTvc1VhcDlej4H3U43Yevg77y3l3+zkuPr73ISr1/DRt1yA8Tv4fhj99VoecnU72SqUT Led4HjOqYBHHCQgmllHEk5OCZBkFIPNM3v+Q/wIAAP//AwBQSwECLQAUAAYACAAAACEAtoM4kv4A AADhAQAAEwAAAAAAAAAAAAAAAAAAAAAAW0NvbnRlbnRfVHlwZXNdLnhtbFBLAQItABQABgAIAAAA IQA4/SH/1gAAAJQBAAALAAAAAAAAAAAAAAAAAC8BAABfcmVscy8ucmVsc1BLAQItABQABgAIAAAA IQCwjCLJFAQAAP0LAAAOAAAAAAAAAAAAAAAAAC4CAABkcnMvZTJvRG9jLnhtbFBLAQItABQABgAI AAAAIQDymuap4QAAAAsBAAAPAAAAAAAAAAAAAAAAAG4GAABkcnMvZG93bnJldi54bWxQSwUGAAAA AAQABADzAAAAfAcAAAAA ">
                <v:oval id="Oval 2" style="position:absolute;left:149;top:5196;width:5856;height:3007;visibility:visible;mso-wrap-style:square;v-text-anchor:middle" o:spid="_x0000_s1027" filled="f" strokecolor="red" strokeweight="3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ZjGkwwAAANoAAAAPAAAAZHJzL2Rvd25yZXYueG1sRI/NasMw EITvgb6D2EJviWwHQutEMUlKadpbfg45LtLGcmKtjKUm7ttXhUKPw8x8wyyqwbXiRn1oPCvIJxkI Yu1Nw7WC4+Ft/AwiRGSDrWdS8E0BquXDaIGl8Xfe0W0fa5EgHEpUYGPsSimDtuQwTHxHnLyz7x3G JPtamh7vCe5aWWTZTDpsOC1Y7GhjSV/3X06BOen315dd8WEv0+mnjjlis0alnh6H1RxEpCH+h//a W6OggN8r6QbI5Q8AAAD//wMAUEsBAi0AFAAGAAgAAAAhANvh9svuAAAAhQEAABMAAAAAAAAAAAAA AAAAAAAAAFtDb250ZW50X1R5cGVzXS54bWxQSwECLQAUAAYACAAAACEAWvQsW78AAAAVAQAACwAA AAAAAAAAAAAAAAAfAQAAX3JlbHMvLnJlbHNQSwECLQAUAAYACAAAACEAbmYxpMMAAADaAAAADwAA AAAAAAAAAAAAAAAHAgAAZHJzL2Rvd25yZXYueG1sUEsFBgAAAAADAAMAtwAAAPcCAAAAAA== ">
                  <v:stroke joinstyle="miter"/>
                </v:oval>
                <v:line id="Straight Connector 3" style="position:absolute;flip:y;visibility:visible;mso-wrap-style:square" o:spid="_x0000_s1028" strokecolor="red" strokeweight="3pt" o:connectortype="straight" from="5147,2873" to="13657,56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GxjvwgAAANoAAAAPAAAAZHJzL2Rvd25yZXYueG1sRI9PawIx FMTvBb9DeEJvNWstRVajiGARtAf/4Pm5eW4WNy9LEne3394UCj0OM/MbZr7sbS1a8qFyrGA8ykAQ F05XXCo4nzZvUxAhImusHZOCHwqwXAxe5phr1/GB2mMsRYJwyFGBibHJpQyFIYth5Bri5N2ctxiT 9KXUHrsEt7V8z7JPabHitGCwobWh4n582ETp/bUzu13z/eW3l8NHO82ul71Sr8N+NQMRqY//4b/2 ViuYwO+VdAPk4gkAAP//AwBQSwECLQAUAAYACAAAACEA2+H2y+4AAACFAQAAEwAAAAAAAAAAAAAA AAAAAAAAW0NvbnRlbnRfVHlwZXNdLnhtbFBLAQItABQABgAIAAAAIQBa9CxbvwAAABUBAAALAAAA AAAAAAAAAAAAAB8BAABfcmVscy8ucmVsc1BLAQItABQABgAIAAAAIQAZGxjvwgAAANoAAAAPAAAA AAAAAAAAAAAAAAcCAABkcnMvZG93bnJldi54bWxQSwUGAAAAAAMAAwC3AAAA9gIAAAAA ">
                  <v:stroke joinstyle="miter"/>
                </v:line>
                <v:shapetype id="_x0000_t202" coordsize="21600,21600" o:spt="202" path="m,l,21600r21600,l21600,xe">
                  <v:stroke joinstyle="miter"/>
                  <v:path gradientshapeok="t" o:connecttype="rect"/>
                </v:shapetype>
                <v:shape id="Text Box 2" style="position:absolute;left:13561;top:111;width:23355;height:4798;visibility:visible;mso-wrap-style:square;v-text-anchor:top" o:spid="_x0000_s1029" filled="f" strokecolor="red" strokeweight="3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osvzxAAAANwAAAAPAAAAZHJzL2Rvd25yZXYueG1sRI9BS8NA FITvBf/D8gRv7SY9aIndBBEFI3iweqi3R/YlG5p9G7LPNP57VxB6HGbmG2ZfLX5QM02xD2wg32Sg iJtge+4MfH48r3egoiBbHAKTgR+KUJVXqz0WNpz5neaDdCpBOBZowImMhdaxceQxbsJInLw2TB4l yanTdsJzgvtBb7PsVnvsOS04HOnRUXM6fHsDbe1ej3M9Hr+GXE5t/vQWaxZjbq6Xh3tQQotcwv/t F2tgm9/B35l0BHT5CwAA//8DAFBLAQItABQABgAIAAAAIQDb4fbL7gAAAIUBAAATAAAAAAAAAAAA AAAAAAAAAABbQ29udGVudF9UeXBlc10ueG1sUEsBAi0AFAAGAAgAAAAhAFr0LFu/AAAAFQEAAAsA AAAAAAAAAAAAAAAAHwEAAF9yZWxzLy5yZWxzUEsBAi0AFAAGAAgAAAAhACSiy/PEAAAA3AAAAA8A AAAAAAAAAAAAAAAABwIAAGRycy9kb3ducmV2LnhtbFBLBQYAAAAAAwADALcAAAD4AgAAAAA= ">
                  <v:textbox>
                    <w:txbxContent>
                      <w:p w:rsidRPr="00131C28" w:rsidR="002430C2" w:rsidRDefault="002430C2" w14:paraId="50D2FBC9" w14:textId="57338271">
                        <w:pPr>
                          <w:rPr>
                            <w:rFonts w:ascii="Arial" w:hAnsi="Arial" w:cs="Arial"/>
                            <w:sz w:val="20"/>
                            <w:szCs w:val="20"/>
                          </w:rPr>
                        </w:pPr>
                        <w:r>
                          <w:rPr>
                            <w:rFonts w:ascii="Arial" w:hAnsi="Arial" w:cs="Arial"/>
                            <w:color w:val="FF0000"/>
                            <w:sz w:val="20"/>
                            <w:szCs w:val="20"/>
                          </w:rPr>
                          <w:t>Click here to access the Variant Explorer process mining dashboard.</w:t>
                        </w:r>
                      </w:p>
                    </w:txbxContent>
                  </v:textbox>
                </v:shape>
              </v:group>
            </w:pict>
          </mc:Fallback>
        </mc:AlternateContent>
        <w:drawing>
          <wp:inline distT="0" distB="0" distL="0" distR="0" wp14:anchorId="03BEB084" wp14:editId="1B4C53F1">
            <wp:extent cx="5823613" cy="4167868"/>
            <wp:effectExtent l="19050" t="19050" r="24765"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0335" t="24893" r="21314" b="3631"/>
                    <a:stretch/>
                  </pic:blipFill>
                  <pic:spPr bwMode="auto">
                    <a:xfrm>
                      <a:off x="0" y="0"/>
                      <a:ext cx="5874910" cy="420458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Pr="006E3F62" w:rsidR="006E3F62" w:rsidP="006E3F62" w:rsidRDefault="006E3F62" w14:paraId="3BB9E93F" w14:textId="77777777">
      <w:pPr>
        <w:rPr>
          <w:rFonts w:ascii="Arial" w:hAnsi="Arial" w:cs="Arial"/>
        </w:rPr>
      </w:pPr>
    </w:p>
    <w:p w:rsidRPr="006E3F62" w:rsidR="002430C2" w:rsidP="00235E5A" w:rsidRDefault="002430C2" w14:paraId="49122CA7" w14:textId="32DDCDB2">
      <w:pPr>
        <w:spacing w:after="120" w:line="280" w:lineRule="atLeast"/>
        <w:rPr>
          <w:rFonts w:ascii="Arial" w:hAnsi="Arial" w:cs="Arial"/>
          <w:b/>
        </w:rPr>
      </w:pPr>
      <w:r>
        <w:rPr>
          <w:rFonts w:ascii="Arial" w:hAnsi="Arial" w:cs="Arial"/>
          <w:b/>
        </w:rPr>
        <w:t xml:space="preserve">Exploring the Variant Explorer Process Mining Dashboard</w:t>
      </w:r>
    </w:p>
    <w:p w:rsidRPr="006E3F62" w:rsidR="00DD22B6" w:rsidP="00235E5A" w:rsidRDefault="001D1494" w14:paraId="5947EC51" w14:textId="30695018">
      <w:pPr>
        <w:spacing w:after="120" w:line="280" w:lineRule="atLeast"/>
        <w:rPr>
          <w:rFonts w:ascii="Arial" w:hAnsi="Arial" w:cs="Arial"/>
        </w:rPr>
      </w:pPr>
      <w:r>
        <w:rPr>
          <w:rFonts w:ascii="Arial" w:hAnsi="Arial" w:cs="Arial"/>
        </w:rPr>
        <w:t xml:space="preserve">The Variant Explorer illustrates the path revenue transactions traveled through BWF’s accounting and IT system. The initial screen shows the most common path that the 499 revenue transactions traveled. However, not all of the 499 revenue transactions traveled the same path. By clicking the + symbol by Variants in the lower left, you can see other paths that the 499 revenue transactions traveled through the company’s accounting and IT systems. Each time </w:t>
        <w:lastRenderedPageBreak/>
        <w:t xml:space="preserve">you click the + symbol, the dashboard shows more paths (or variants). See below for screenshots. </w:t>
      </w:r>
    </w:p>
    <w:p w:rsidRPr="006E3F62" w:rsidR="00F20923" w:rsidP="00235E5A" w:rsidRDefault="0086764C" w14:paraId="6789AC77" w14:textId="035C951C">
      <w:pPr>
        <w:spacing w:after="120" w:line="280" w:lineRule="atLeast"/>
        <w:rPr>
          <w:rFonts w:ascii="Arial" w:hAnsi="Arial" w:cs="Arial"/>
        </w:rPr>
      </w:pPr>
      <w:r>
        <w:rPr>
          <w:rFonts w:ascii="Arial" w:hAnsi="Arial" w:cs="Arial"/>
          <w:b/>
          <w:i/>
        </w:rPr>
        <w:t>Step 1</w:t>
      </w:r>
      <w:r>
        <w:rPr>
          <w:rFonts w:ascii="Arial" w:hAnsi="Arial" w:cs="Arial"/>
          <w:i/>
        </w:rPr>
        <w:t xml:space="preserve"> (see Screenshot No. 1)</w:t>
      </w:r>
      <w:r>
        <w:rPr>
          <w:rFonts w:ascii="Arial" w:hAnsi="Arial" w:cs="Arial"/>
          <w:b/>
          <w:i/>
        </w:rPr>
        <w:t xml:space="preserve">: </w:t>
      </w:r>
      <w:del w:author="Claude" w:date="2026-09-04T22:00:00Z" w:id="600000003">
        <w:r>
          <w:rPr>
            <w:rFonts w:ascii="Arial" w:hAnsi="Arial" w:cs="Arial"/>
          </w:rPr>
          <w:delText xml:space="preserve">Click the + symbol next to Variants multiple times until the + symbol disappears. This reveals all the paths (variants) that the 499 revenue transactions traveled through BWF’s accounting and IT systems during the month.</w:delText>
        </w:r>
      </w:del>
      <w:ins w:author="Claude" w:date="2026-09-04T22:00:00Z" w:id="600000004">
        <w:r>
          <w:rPr>
            <w:rFonts w:ascii="Arial" w:hAnsi="Arial" w:cs="Arial"/>
          </w:rPr>
          <w:t xml:space="preserve">When the Variant Explorer tab opens, the variant list already shows all the paths (variants) that the 499 revenue transactions traveled through BWF’s accounting and IT systems during the month, ranked from most common to least common. Confirm the checkbox at the top of the variant list is checked, which selects every variant.</w:t>
        </w:r>
      </w:ins>
    </w:p>
    <w:p w:rsidRPr="006E3F62" w:rsidR="00CD37F5" w:rsidP="00235E5A" w:rsidRDefault="008A4AC4" w14:paraId="084DF6FC" w14:textId="15FE5353">
      <w:pPr>
        <w:pStyle w:val="ListParagraph"/>
        <w:numPr>
          <w:ilvl w:val="0"/>
          <w:numId w:val="27"/>
        </w:numPr>
        <w:spacing w:after="120" w:line="280" w:lineRule="atLeast"/>
        <w:rPr>
          <w:rFonts w:ascii="Arial" w:hAnsi="Arial" w:cs="Arial"/>
        </w:rPr>
      </w:pPr>
      <w:r>
        <w:rPr>
          <w:rFonts w:ascii="Arial" w:hAnsi="Arial" w:cs="Arial"/>
        </w:rPr>
        <w:t xml:space="preserve">The area outlined in purple is the main part of the dashboard. </w:t>
      </w:r>
    </w:p>
    <w:p w:rsidRPr="006E3F62" w:rsidR="00D051F0" w:rsidP="00235E5A" w:rsidRDefault="00D051F0" w14:paraId="3A515E72" w14:textId="347EA825">
      <w:pPr>
        <w:pStyle w:val="ListParagraph"/>
        <w:numPr>
          <w:ilvl w:val="0"/>
          <w:numId w:val="27"/>
        </w:numPr>
        <w:spacing w:after="120" w:line="280" w:lineRule="atLeast"/>
        <w:rPr>
          <w:rFonts w:ascii="Arial" w:hAnsi="Arial" w:cs="Arial"/>
        </w:rPr>
      </w:pPr>
      <w:r>
        <w:rPr>
          <w:rFonts w:ascii="Arial" w:hAnsi="Arial" w:cs="Arial"/>
        </w:rPr>
        <w:t xml:space="preserve">The area outlined in green displays information about each of the paths (variants). You can hover over each path (variant) to see additional information, including how many transactions (cases) traveled that path. </w:t>
      </w:r>
    </w:p>
    <w:p w:rsidRPr="006E3F62" w:rsidR="002D0F21" w:rsidP="00235E5A" w:rsidRDefault="00EB0CFE" w14:paraId="49625E21" w14:textId="3C71B01E">
      <w:pPr>
        <w:pStyle w:val="ListParagraph"/>
        <w:numPr>
          <w:ilvl w:val="0"/>
          <w:numId w:val="27"/>
        </w:numPr>
        <w:spacing w:after="120" w:line="280" w:lineRule="atLeast"/>
        <w:rPr>
          <w:rFonts w:ascii="Arial" w:hAnsi="Arial" w:cs="Arial"/>
          <w:b/>
        </w:rPr>
      </w:pPr>
      <w:r>
        <w:rPr>
          <w:rFonts w:ascii="Arial" w:hAnsi="Arial" w:cs="Arial"/>
          <w:b/>
          <w:noProof/>
        </w:rPr>
        <mc:AlternateContent>
          <mc:Choice Requires="wpg">
            <w:drawing>
              <wp:anchor distT="0" distB="0" distL="114300" distR="114300" simplePos="0" relativeHeight="251658245" behindDoc="0" locked="0" layoutInCell="1" allowOverlap="1" wp14:anchorId="6A560FD7" wp14:editId="50C8F178">
                <wp:simplePos x="0" y="0"/>
                <wp:positionH relativeFrom="column">
                  <wp:posOffset>119575</wp:posOffset>
                </wp:positionH>
                <wp:positionV relativeFrom="paragraph">
                  <wp:posOffset>732741</wp:posOffset>
                </wp:positionV>
                <wp:extent cx="4996997" cy="4065558"/>
                <wp:effectExtent l="0" t="0" r="0" b="11430"/>
                <wp:wrapNone/>
                <wp:docPr id="61" name="Group 61"/>
                <wp:cNvGraphicFramePr/>
                <a:graphic xmlns:a="http://schemas.openxmlformats.org/drawingml/2006/main">
                  <a:graphicData uri="http://schemas.microsoft.com/office/word/2010/wordprocessingGroup">
                    <wpg:wgp>
                      <wpg:cNvGrpSpPr/>
                      <wpg:grpSpPr>
                        <a:xfrm>
                          <a:off x="0" y="0"/>
                          <a:ext cx="4996997" cy="4065558"/>
                          <a:chOff x="-18613" y="-51778"/>
                          <a:chExt cx="5769610" cy="4813349"/>
                        </a:xfrm>
                      </wpg:grpSpPr>
                      <wpg:grpSp>
                        <wpg:cNvPr id="60" name="Group 60"/>
                        <wpg:cNvGrpSpPr/>
                        <wpg:grpSpPr>
                          <a:xfrm>
                            <a:off x="-18613" y="-51778"/>
                            <a:ext cx="5769610" cy="4240541"/>
                            <a:chOff x="-18613" y="-51778"/>
                            <a:chExt cx="5769610" cy="4240541"/>
                          </a:xfrm>
                        </wpg:grpSpPr>
                        <wps:wsp>
                          <wps:cNvPr id="47" name="Text Box 2"/>
                          <wps:cNvSpPr txBox="1">
                            <a:spLocks noChangeArrowheads="1"/>
                          </wps:cNvSpPr>
                          <wps:spPr bwMode="auto">
                            <a:xfrm>
                              <a:off x="-18613" y="-51778"/>
                              <a:ext cx="5769610" cy="336557"/>
                            </a:xfrm>
                            <a:prstGeom prst="rect">
                              <a:avLst/>
                            </a:prstGeom>
                            <a:solidFill>
                              <a:srgbClr val="FFFFFF"/>
                            </a:solidFill>
                            <a:ln w="9525">
                              <a:noFill/>
                              <a:miter lim="800000"/>
                              <a:headEnd/>
                              <a:tailEnd/>
                            </a:ln>
                          </wps:spPr>
                          <wps:txbx>
                            <w:txbxContent>
                              <w:p w:rsidRPr="001F4931" w:rsidR="002C5D51" w:rsidRDefault="002C5D51" w14:paraId="138377E4" w14:textId="77777777">
                                <w:pPr>
                                  <w:rPr>
                                    <w:rFonts w:ascii="Arial" w:hAnsi="Arial" w:cs="Arial"/>
                                    <w:i/>
                                    <w:iCs/>
                                    <w:color w:val="44546A" w:themeColor="text2"/>
                                    <w:sz w:val="16"/>
                                    <w:szCs w:val="16"/>
                                  </w:rPr>
                                </w:pPr>
                                <w:r>
                                  <w:rPr>
                                    <w:rFonts w:ascii="Arial" w:hAnsi="Arial" w:cs="Arial"/>
                                    <w:i/>
                                    <w:iCs/>
                                    <w:color w:val="44546A" w:themeColor="text2"/>
                                    <w:sz w:val="16"/>
                                    <w:szCs w:val="16"/>
                                  </w:rPr>
                                  <w:t xml:space="preserve">Screenshot No. 1: Variant Explorer dashboard</w:t>
                                </w:r>
                              </w:p>
                            </w:txbxContent>
                          </wps:txbx>
                          <wps:bodyPr rot="0" vert="horz" wrap="square" lIns="91440" tIns="45720" rIns="91440" bIns="45720" anchor="t" anchorCtr="0">
                            <a:noAutofit/>
                          </wps:bodyPr>
                        </wps:wsp>
                        <pic:pic xmlns:pic="http://schemas.openxmlformats.org/drawingml/2006/picture">
                          <pic:nvPicPr>
                            <pic:cNvPr id="59" name="Picture 59"/>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5903" y="174928"/>
                              <a:ext cx="4970145" cy="4013835"/>
                            </a:xfrm>
                            <a:prstGeom prst="rect">
                              <a:avLst/>
                            </a:prstGeom>
                          </pic:spPr>
                        </pic:pic>
                      </wpg:grpSp>
                      <wpg:grpSp>
                        <wpg:cNvPr id="11" name="Group 11"/>
                        <wpg:cNvGrpSpPr/>
                        <wpg:grpSpPr>
                          <a:xfrm>
                            <a:off x="82661" y="3926283"/>
                            <a:ext cx="5430210" cy="835288"/>
                            <a:chOff x="-10048214" y="4492623"/>
                            <a:chExt cx="10817302" cy="434818"/>
                          </a:xfrm>
                        </wpg:grpSpPr>
                        <wps:wsp>
                          <wps:cNvPr id="13" name="Straight Connector 13"/>
                          <wps:cNvCnPr>
                            <a:stCxn id="12" idx="6"/>
                            <a:endCxn id="14" idx="0"/>
                          </wps:cNvCnPr>
                          <wps:spPr>
                            <a:xfrm>
                              <a:off x="-9054067" y="4492623"/>
                              <a:ext cx="5270282" cy="154565"/>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4" name="Text Box 2"/>
                          <wps:cNvSpPr txBox="1">
                            <a:spLocks noChangeArrowheads="1"/>
                          </wps:cNvSpPr>
                          <wps:spPr bwMode="auto">
                            <a:xfrm>
                              <a:off x="-8336333" y="4647188"/>
                              <a:ext cx="9105421" cy="280253"/>
                            </a:xfrm>
                            <a:prstGeom prst="rect">
                              <a:avLst/>
                            </a:prstGeom>
                            <a:noFill/>
                            <a:ln w="38100">
                              <a:solidFill>
                                <a:srgbClr val="FF0000"/>
                              </a:solidFill>
                              <a:miter lim="800000"/>
                              <a:headEnd/>
                              <a:tailEnd/>
                            </a:ln>
                          </wps:spPr>
                          <wps:txbx>
                            <w:txbxContent>
                              <w:p w:rsidRPr="001E3BD2" w:rsidR="0005664C" w:rsidP="0005664C" w:rsidRDefault="0005664C" w14:paraId="4BBB5295" w14:textId="77777777">
                                <w:pPr>
                                  <w:rPr>
                                    <w:rFonts w:ascii="Arial" w:hAnsi="Arial" w:cs="Arial"/>
                                    <w:spacing w:val="-2"/>
                                    <w:sz w:val="20"/>
                                    <w:szCs w:val="20"/>
                                  </w:rPr>
                                </w:pPr>
                                <w:r>
                                  <w:rPr>
                                    <w:rFonts w:ascii="Arial" w:hAnsi="Arial" w:cs="Arial"/>
                                    <w:color w:val="FF0000"/>
                                    <w:spacing w:val="-2"/>
                                    <w:sz w:val="20"/>
                                    <w:szCs w:val="20"/>
                                  </w:rPr>
                                  <w:t xml:space="preserve">Click the + symbol multiple times until the + symbol disappears. This reveals all the paths that the 499 different revenue transactions traveled during the month.</w:t>
                                </w:r>
                              </w:p>
                            </w:txbxContent>
                          </wps:txbx>
                          <wps:bodyPr rot="0" vert="horz" wrap="square" lIns="91440" tIns="45720" rIns="91440" bIns="45720" anchor="t" anchorCtr="0">
                            <a:noAutofit/>
                          </wps:bodyPr>
                        </wps:wsp>
                        <wps:wsp>
                          <wps:cNvPr id="12" name="Oval 12"/>
                          <wps:cNvSpPr/>
                          <wps:spPr>
                            <a:xfrm rot="16195147">
                              <a:off x="-9135136" y="3579545"/>
                              <a:ext cx="162993" cy="1989149"/>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61" style="position:absolute;left:0;text-align:left;margin-left:9.4pt;margin-top:57.7pt;width:393.45pt;height:320.1pt;z-index:251658245;mso-width-relative:margin;mso-height-relative:margin" coordsize="57696,48133" coordorigin="-186,-517" o:spid="_x0000_s1030" w14:anchorId="6A560FD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xfgm78AUAADcTAAAOAAAAZHJzL2Uyb0RvYy54bWzMWF1v2zYUfR+w/yDo PbWoL0tGnCJzm2JA1wZNhz7TEmULlUiNpGNnv36HpCR/JGmTtugaoC4pklf3Hh6ee6nzl7u28W6Z VLXgc5+8CHyP8UKUNV/N/b8/Xp1lvqc05SVtBGdz/44p/+XF77+db7sZC8VaNCWTHoxwNdt2c3+t dTebTFSxZi1VL0THOAYrIVuq0ZWrSSnpFtbbZhIGQTrZCll2UhRMKTx95Qb9C2u/qlih31eVYtpr 5j580/ZX2t+l+Z1cnNPZStJuXRe9G/QbvGhpzfHS0dQrqqm3kfU9U21dSKFEpV8Uop2IqqoLZmNA NCQ4ieaNFJvOxrKabVfdCBOgPcHpm80W727fyO6mu5ZAYtutgIXtmVh2lWzN//DS21nI7kbI2E57 BR7GeZ7m+dT3CozFQZokSeZALdZA3qw7I1lKIt/DhLOETKfj+OveRjJN85Rgd6yNjERRnBsbk8GF yZFjY8c5jAiupVeXcz+FCU5bsMwC56HfB/WMKB/xdoj32NcwDpKYfF+8exuPxoujofa7r75v92/W tGOWVGq2xy7GFjrsPppQ/xA7L3To2VmGIJ7e4TEOuSW66t6K4rPyuFisKV+xSynFds1oCfcsIti0 canZKTVTxshy+5cosUV0o4U1dMKy5+AfReDb9IgqdNZJpd8w0XqmMfclJMC+h96+VdqxaphiyK1E U5dXddPYjlwtF430bink4sr+9daPpjXc2879PAkTa5kLsx6m6aytNeSsqdu5nwXmz3HD4PKal3aK pnXj2tjvhoPmAzYOJb1b7iydLYpmbCnKOyAnhVMvqC0aayH/9b0tlGvuq382VDLfa/7kQD8ncWyk znbiZBqiIw9HlocjlBcwNfe177nmQlt5NNFwcYldqmoL296T3mVw8uK8q4sZ/vXShNY9cn5dwrFK b4z/Lg20T7LRUvl5051BRTuq62Xd1PrOZgRsiXGK317XxbV0nT3Pk3zgOYbNWz08wb6YJWaWWwMW 1cUJv1UHJg3cPp4+Md2jFy6buhtIZdp9aED2RLgfQMclhVei2LSMa5flJGsQpeBqXXcK2zlj7ZKV YPefJYFuIsNqnKlO1lw7xiktmS7WZhcrkPMDfHfcHwes03s/TQjmgJoVJ0eSJHng9JtM4zzs9XtQ xDifBiROhgxAoixK+kMz2BnO25OOpPXLeWKbcMwSrk9NB1nqVP8JoDjUf/QRs0kXz9D/LExT2EGy ivIwDbPI4TlEm8RREA65CpGG2ZjOxnQXBHEWktgaiQFYGvZGivXrPuWRICNTWOpRi+KMWDv/Zwow OdrBd6MlrVdr7S0E52COkB4GLZZW0hfc8UTpxY47rUIkdYnkkPZw8XIcAhB2yGrhkBWcib3y3SPd WY7UGqRIS6awOERx3IpwGoRZDyFJ4iT9Cu+ampvER2ePpAIn61FGINtm2pHmq+PUMGg7Nuxg2sOK rvRdw4zBhn9glQOjT6KmzGVjxqFFgRPvsmc/2yxzB7hf2Lv2pYX9fLOU2RJ4fOsTFo8r7JsF1+Pi tuZCOmCO3653g8uVmz/kNBf3PnEYBTI9mzn6xljUInOdaOOzitqHyxpzCn+NsiZDsRJFTkbjNJ6S QTgGOucEhA+NmoPwYRaEiT1yoyI8u7I5KEu+n9k/trQZS8tfubT5OQSFfjmCvkfR6ZERGaQsU3T3 onuYmV0hSFKSJwRluzmn/Q3tLCdRQqLUpa9kmkMUj9MXScM8BwkNx0ieoVQ8vmndIxlrUL2oL8rm D+XZ0xU0fEiKBgU1oKg1LZkr5ZNDuR7EC2L0mMg+QZ1/tsg2Y174isiO9wTVFVc17kBvqdLXVOKz Bi4C5vLwHj9VI3CFEX3L98x14qHnP/aywTftQuBqBZWDd7ZpLie6GZqVFO0nfNG5NFccDA23k0LL obNw9xMP34QKdnlpp7lbwFt+0+Hu4DbP1Jwfd5+o7PqqU0No34khTdwrAtxcw5sn3HqQxcZy1Lbx dcbSqf+SZD7/HPZt3tt/77r4DwAA//8DAFBLAwQKAAAAAAAAACEA3A++Fv5NAgD+TQIAFAAAAGRy cy9tZWRpYS9pbWFnZTEucG5n/9j/4AAQSkZJRgABAQEAkACQAAD/2wBDAAMCAgMCAgMDAwMEAwME BQgFBQQEBQoHBwYIDAoMDAsKCwsNDhIQDQ4RDgsLEBYQERMUFRUVDA8XGBYUGBIUFRT/2wBDAQME BAUEBQkFBQkUDQsNFBQUFBQUFBQUFBQUFBQUFBQUFBQUFBQUFBQUFBQUFBQUFBQUFBQUFBQUFBQU FBQUFBT/wAARCAMmA+YDASIAAhEBAxEB/8QAHwAAAQUBAQEBAQEAAAAAAAAAAAECAwQFBgcICQoL /8QAtRAAAgEDAwIEAwUFBAQAAAF9AQIDAAQRBRIhMUEGE1FhByJxFDKBkaEII0KxwRVS0fAkM2Jy ggkKFhcYGRolJicoKSo0NTY3ODk6Q0RFRkdISUpTVFVWV1hZWmNkZWZnaGlqc3R1dnd4eXqDhIWG h4iJipKTlJWWl5iZmqKjpKWmp6ipqrKztLW2t7i5usLDxMXGx8jJytLT1NXW19jZ2uHi4+Tl5ufo 6erx8vP09fb3+Pn6/8QAHwEAAwEBAQEBAQEBAQAAAAAAAAECAwQFBgcICQoL/8QAtREAAgECBAQD BAcFBAQAAQJ3AAECAxEEBSExBhJBUQdhcRMiMoEIFEKRobHBCSMzUvAVYnLRChYkNOEl8RcYGRom JygpKjU2Nzg5OkNERUZHSElKU1RVVldYWVpjZGVmZ2hpanN0dXZ3eHl6goOEhYaHiImKkpOUlZaX mJmaoqOkpaanqKmqsrO0tba3uLm6wsPExcbHyMnK0tPU1dbX2Nna4uPk5ebn6Onq8vP09fb3+Pn6 /9oADAMBAAIRAxEAPwD9U6KKKACiiigAooooAKKKKACiiigAooooAK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svxN4p0jwXolzrGva lbaRpVsA015eSiONATgZY+pIH41qVyvxJ+F/hf4t+Hk0PxfpFvrmjrcJdGzuhmNnTO0sO4GTwaAP nPxX/wAFSv2e/CuoSWi+KLrWWQ4aXS7JpI8/Viua6j4N/wDBQT4K/HLxNbeHfD/iWS31u6IW2stT tzA07YJ2oeQTx0z9M18af8E+/wDhB/iF4/8Ajj8UvHnh/wANaJ4Y082+nWizW8cVlZRZkzGgIwTt WIE9Sfc1Z8M/szaH+0j+17onxT+GPhU+Cvg/4ae3vDqccJtRrV3A5l328XUKx2KW4BCk9TwAfYPw J/bQ0T43fH74k/C230mWwv8AwjNIsN4ZfMS9jimMMrYwNuG24HOQ3tX0cTivyL/4I73/APwkX7Rv xW1m7BfULnTzKXz/AM9Lks/5kL+Vep/t2+Pde8X/ALc/wK+Feka3d2mlR3Vlf39rZTlNzNcl237e 4ihBGem7PegD9Bdf8caF4X1jQdK1TUobPUtduHtdNtXPz3MiRtI4UeyqST0HHqK5b42ftCeAv2ev D0eseOdeg0iCYlbeA/PPcMOojQcn69BxzXh/xEv7Lx3/AMFE/hX4chMVzL4J8NajrdzgkmGS52QI px0bbhuez+9fNPh3wTH+21/wUo+IKeNbdtc8BeAVltIdPkctaho3EUaEdMOyzSEdytAH2F8C/wBv X4TftE+Oj4R8H3+ozaz9me7CXVmYkZEIDYbJ5+YV9FV5f4F/Zj+F3wx8XxeJ/CXgrSvDusx2kliL jToBFmJ2VmBA4PKDn616hQAUV82eKfiz4w1/wprXi6HxVoXwz8K6bPew2Ut+Ennv2t3eMNKX+VEZ 4yNiAvg/ez06L4RftbeDfiN4I0vWtXnfwdc3OmR6jJDrqG1jZCq72hkfCyqrMBkc8qccigCb4lft TeGPhx8XvD3gC9kZdSvR9pvmeGQra2ZimKThlBBHmxLGR6yD0q7qH7U/gK13LZy6zrUq8eXpmiXc mfoxjCn868auf2x/DXjT4mQS/DTwDF8SJLoDTJdWt5khuZo42kYmNGQkwRliS7lQWfAyav8Aww07 4g/E/wAMx+KtN+Io8LP4igkFjp92FuZR5bEFWjG1I2XkOIVVgf4jgGgDqfi1+17c/Dv4fX/ibT/h X4y1YW+zatzbRWsTbiACW8xmHUYGzJJA6mu//Z0+Omk/tFfCjSPGmlQSWLXIaG80+f8A1lncodss Lf7rA4PGQQcDNcvp/jH4naPL/ZWrfC6x1xoo41lv7PxArtOikhJGjkizklSeWPOeawP2fNWa+/aO +M8K6LceGIxb6NPNpFxsGLhoZQ8yhCVwyqgz1OzkUAfSdFFFABRRRQAUUUUAFFFFABRRRQAUUUUA FFFFABRRRQAUUUUAFFFFABRRRQAUUUUAFFFFABRRRQAUUUUAFFFFABRRRQAUUUUAFFFFABRRRQAU UUUAFFFFABRRRQAUUUUAFFFFABRRRQAUUUUAFFFFABRRRQAUUUUAFFFFABRRRQAUUUUAFFFFABRR RQAUUUUAFFFFABRRRQAUUUUAFFFFABRRRQAUUUUAFFFFABRRRQAUUUUAFFFFABRRRQAUUUUAFFFF ABRRRQAUUUUAFFFFABRRRQAUUUUAFFFFABXlH7U3iTxj4R+A3jDVvA2n2mo67a2E0my8lMaxwiNj JIuOrqoJA7mvV68g/a38a6P4H/Zy+IV3rGq22lJc6He2ds9xIFMs8kDqkaDqWJPQUAfj1+xPqPgT wXa3niD40eGPFWqeBJbxZ7C4trd5dGFypKu1wgwrMCFAyT93pmv2o+EPxU+H/wAUvDEFx8P9c0vV tJhjVRBp7AGBeytHwU6HqB0r82/2Uv22PCHwq/ZO8N/DfQvBWsfE7xvGLiW50ezsC9uGmuJZPnbD cKrD+H8a9B/YT/Za+J+nftEa38aPE+i2vww0LU45RH4Q087VlEgwoaMEhVXAbk5LenNAFX9jvRbD 4S/8FIf2gvDCQW2l2H2GXUYIIlCRxQedFKuB2AWccV4N8MPHd18WP+CqHhT4hapZ3FnoGv317eaP LeDb5ljBaXMMMgGeB+4/MGvVP29Pgx8Q7n9t3Qbj4b2l7ZSfEPQ10bUNVtIyUEefKuPMYcKFhWIn 2xjmt/8AbV/Yv+I914/+Ej/BTR1Wx0jw1L4Xa5EyotlGySxM0hbnDRzuNwyc5PWgD0b9jG8vviJ4 t+Pf7Q1r4fm1TUNd1N9M8OWzMIjc2dqoRArnhQzBFZucGM8HFfJ/7Gfgb9ov4saj8T/Evww8QaZ4 H0vXtfkTWdRuBvnE6kybIztyQonPII5Nfqr8DfhVZfAj4K+GvBNgTLFouniJ5B1mlwWkf6s5Zvxr 54/4JP6ANK/ZTj1DaFk1jXNQvHPVmIl8oE++IhQBY/Zd/Zp+PHwj+MU2t/ED4vz+PfC82lyQvZzS SZFyXQodjEj5QH+bPfGK+qvGdpq1/wCENcttBuksdcmsZ47C6lGVhuDGwjcj0DEH8K2a+av2rv2v rL4M48EeErK48WfFvWYGTStC09PMaBmHyzTdlUZ3YPULzgc0AfPkfwEvNM+KdpoUHwZ8Oxa9Patq i6h4y8S3Go2ly/mHzpI49qhpFYh2Xr84OeTjzT9pr9jz4qftFT+E/EFx450bWtQutXl0GCHTZcaZ DZMjT28sSRg+WCiEMpJydhzzXtHwx8E+JtH+D3jXwd8cbmfxN8RfEeq3g0O6uVaVUum0aK4VIZDj AQh1yvG5CO1fOn7OX7RB+EX7ClvZ+FJmvfHt/wCPbPTZUmkdBbl33Rjf3VorURkKeBIelAH2t+y7 H4c8L/EG5+H3hA+HNDuPBlo+l+JNEtIQ81xJ8jQXcM33yGDMJFbO1uDyNxpz+HbD4ffFjw1aap8V NH0ayg1PUfFfhywuIEhtbqO7uJjcJJOz4cqt2VRUKgAISGxXwT8cfBvjL/gnz+0N4Z8eyeNf7S1n xibu61ZdOh2tHBJKPNRTKX3E7vlZgcFM1+gXg39nHxD4t8OaR4jt/HFjaQ3uk2lvZ6dFpdtqVlaW aJmGOKSZCzcMWZ8jczE4AwAAe6av4i0rxPqXh2TQvGmkQtaaitxdRQXccpvYPJmj8nhv70iOOvKV wHhYrB+2x4/jtiHjn8HaPNd7edswub1VB9ygB+mKwof2e/Fnh5oFk1jwnrBnk8pFu/DCoudrN8xg ZCBhTzkdvWuN/wCCeev/APCR6r8X7m507R7XU/7ZtPtLaPC0ccDGyh3WnzEn9y4kB5ILM5HWgD6K +LXx58C/Ay20648b622iQag7x20n2K4uA7KAWH7qN9pwR1xnt0NZ3wp/ac+Gfxu1i70rwV4mXWdQ tYftEsBsrm3Ij3Bdw82NAeSOmetcJ+3z8Lv+Fmfs4668EPm6loRGr22Fy2IwfNA+sZf8hX5v/sS/ Eb/hWn7SXhK9klEVlqEx0q6JOAUm+Vc/R9h/CgD9rK5D4ofFvwn8GfDa694y1ddG0pplt1nMEsxa RgSFCRqzHgHt2rr6/Nv/AIKt/Eb7X4g8H+BoJQUs4X1W6QH+NyUiz9FWT/vqgD7G+Gn7Wnwp+MHi iPw74Q8UNrGsPE84t10y8iARfvMXkiVQBkdT3FevV+f3/BKj4XfZdG8VeP7qLEl1IulWTMP4Ew8p H1YoP+AmvuLxN8QPC/gpA3iHxJpGgq3IbU76K2B/77YUAb9Fc54W+JHhLxyXHhzxToviAoMsNL1C G5wPfYxro6ACiiqWs63p3h3TptQ1W/tdMsIRuluryZYYox6szEAfiaAMH4q/EG1+FPw58Q+Lr23k u7bSLR7preI4aUj7qg9skgZ7ZzXwl8Lv+Co3iLxF8TNN0vxL4T0mHw7qV3Hao2mNKLq23sFVmZ3K yYJGQFTvj0r7yg1Dwl8XvCN9DaX+leLfDl+klncNZXMd1byqRh0LISM4PrkV4d8P/wDgnt8JPh34 8t/FVlbatqFzaTC4s7HUbxZbW2kByrKoQM209N7N69aAPpeiisDxN8QPC/gpA3iHxJpGgq3IbU76 K2B/77YUAb9Fc54W+JHhLxyXHhzxToviAoMsNL1CG5wPfYxro6ACiiobu8g0+2lubqeO2t4lLSTT OERAOpJPAFAE1Fcp4d+LPgfxfqTadoPjLw/reoLndaadqkFxKMdcojk/pXV0AFFfCv8AwUi+Pvj7 4S6r4S0fwf4jn0Cz1SzuJbs2kcYldldQuJCpZMAn7pFXP+CXfibWPFvhP4gahrmq32s376lbhrrU Lh55SPKbgs5JoA+3qKKKAOR+J/xY8K/Brw1/wkHjDVf7H0jzlt/tH2eWf942do2xKzc4POMV5L/w 8F+AP/Q+/wDlG1D/AOMVyH/BTr/k2tf+wza/yevzo/Zy+At/+0Z8QJPCmm6rbaPcJZSXv2i6jZ0K oyKVwvOTvH5UAfqN/wAPBfgD/wBD7/5RtQ/+MV7L8PviH4f+KfhSz8S+F9Q/tTRLzcILryZId+1i rfLIqsMEEcivzv8A+HTfi3/ofNF/8BZq+5P2bPhLefA74PaJ4Nv7+DU7rTzMWubZWVH3ys4wDz0b FAHp9FFFABRRRQAUUVyniP4s+B/B2oLYa/4y8P6JfNjbbalqkFvKc9MK7g0AdXXj/wC1h8YNZ+BP wS1jxjoFtY3ep2c1tHHFqUbvCRJMqNkI6Hoxx83WvWbG/ttTtIrqzuIru1lXdHPA4dHHqGHBFfNv /BRn/k1DxN/19WP/AKUx0AeTfsm/t5+P/jv8aNN8Ia/o/huz025t55Xl022uEmBRCwwXncYyOeK+ 8q/Hz/gnF/ydPoX/AF5Xf/oo1+wdABRWP4k8Y6B4NtBda/rmm6HanpPqV3Hbp/305ArN8M/FjwR4 0uvs3h7xl4f165/546ZqkFw/5IxNAHVUUUUAFFITgVzuj/Enwj4i1640PSvFOi6nrVspabTbPUYZ bmIAgEtGrFgASAcjvQB0dFISACScAdzXFXPxv+HNlqh0248f+F4NRDbDZy6zbLMG9NhfOfwoA7ai o4J47mFJYZFlicBldGBVgehBHWpKACiiucj+JPhGbxP/AMI1H4p0V/EXP/EoXUYTd8DJ/c7t/ABP SgDo6KKKACiiigAooooAKKKKACiiigAooooAKKKKACiiigAooooAKKKKACiiigAooooAKKKKACii igAooooAKKKKACiiigAooooAKKKKACiiigAooooAKKKKACiiigAooooAKKKKACiiigAooooAKKKK ACiiigApDwKWsTxt4YXxp4R1fQ2vLnTvt9s8C3tm+ya3Yj5ZEPZlOGHuKAPNbr4m/Fi8lddJ+EsE cQ4WXVdfSIn/AIAsTfzrhPiZ4P8Aix8adBfQvFvwu8A6npLbmWK/1SaUxMVKb1wgwwDHBHIzXsvw q8a3fiHT7nRtdjW18XaIVttTthna5x8lxHkcxyAbgRnHKnlTXd0AfNPw88AfFb4X6BYaR4Z8E/Dn R7OygS2iEL3G/YowNz5yxwOp611Mmr/tBJyug+BZfb7Xcr/U17bRQB4SviX9oBJVe48BeC7gpkK0 WsSqwB64zGcZq6nxH+MtoF+1fCXTbkfxGz8SqD+AaD+te00UAeMXPxx8Y6eAL/4M+JpFPDHTrm2u APzdK8x8G/G7wb+y98MotEsvhX8QtB8MaY09w3m6etwIFd3lkdnErfKCWPsK+tawfHng2x+IfgnX vC+pmVdP1mxmsLgwttcJIhRip7HBoA+P/Ev/AAV5+Buj6OLrTjrmr3hZB9jWzERAJGSWLEDAycd8 Yr5s/Zu/amsvA/x0+Kmr2nw4134rePNbuf7QttYsLmOeSOxMamKJtqlYj83zbcAEhcfLUEn7H/hD xN+2tqHwh1/V9U8QzpJpupXFx8lur6fDYSb1YRhRv3vbICBnDOetdh+z1Z+FfAX7dHxI+F/wm1K8 +GksEEdpbxXNul/FqctsXNwHMoLIDvyuwjKoT1xQB4trH7W/jf4tftb/AAdh+KNnqXgfRfC2rxyr YG3m85pC5Id1xudnxHHwCMZwOTVnU/2O/iN8TP2kPEXjPTNBj+H3wpj8VjV47rWrgWUAtxOCZkjc 5DFBuwQoG7AxXu0/7eej237QfifT/iZ4h0fQH8I3l1pdrDZeGxOl9PHlEuXmdmkTD87Fx9zrziuX +AnwGh/bR8aeI/FvxD+N9x8StA0hRLcaFopmtfvbyqOpwETCHATqR1oA+af+CnvxqsvjH+05erou q22seHdBsLfTbC7s33xSfIJJSD3PmSOuf9kV7x/wSl/bW1DQ/Edt8HfGWpxHw7PDI+i3t7KE+xui l2hLscBCoYjPQjA6188/GT46fAPydT0T4efA63tlUPBBq+sX0rTg8gSBFIwR1wSa4T9n39nbUviv qHhnVYZbW80u78SR6JPpVtfrb6g58ozMUDDhSisA3rxQB/Q1YePvDer3DW2ma7puq3YjMv2WxvIp pSgIBbarZwCRk+9eVfsieFNM0PwP4m1jSNLTStM8SeJtS1e0ROfNt2nKQzZ9JI0WQezivGNc0z4Z fAMeEvgl8PPD/wDZ/wAQvHSiyuvIn8+902wkw13NNPncGEYfZ7gHoBn7O0TRrTw7o9jpenwLbWNl AlvBCgwqIqhVUewAFAE19ZQ6jZXFpcxiW3njaKRG6MrDBB/A1+EPxi8C3nwa+MPiPw4GaGbR9RYW 0o6+WG3wuM/7JU1+8tfmV/wVR+F39keOfDfju2ixBq9ubC7YdPPi5Qn3KEj/AIBQB+gHwX8fRfE7 4TeFfFUbD/iZafFPLz92TbiQfgwYfhX44ftSeP5fi5+0N4v1e3ZriGW/NlZKOcxRYijC/Xbn/gVf UX7Jn7RY8F/sWfEy1luFXUvC4k+wKzc4uxtix9JS9fPn7EXwwPxX/aO8N29xGZtP0yQ6veFhkFYi CoP1kKD8TQB+jsPwl1z4bfsVzeCvCcd0niuPQSkX9nSGKdr2X5nKuCNp3s3ORgd6+QPCn/BLj4le J0+3+KvE+kaFcXH7ySItJfXIY8nzCMKTnuHb6195ftIftBaN+zj8O5fEmqQNf3UsgtrDTo32NdTE E7d2DtUAElsHAHQkgV8DaN+1/wDtPftEeIrmy+HlulqIhukttF06AxwqT8vmT3AbaT6llzg4FAHi /wAfP2evGf7JXjbSBdaojtcA3Oma1pMjxHKEA+jI65HAJ6jBNfpt+xH8dL/48fBG11LWpBNr+mTt pt/MBjzmVVZZCPVkZSffNfm3+1B4T+OehQ6DffGa+vJzdvMLCC61GK5EZAXeVSJmRM5XpjNfX3/B J/8A5Jb42/7DKf8AohaAPkr9vz/k63xr/vW3/pPHWd4Z0D4sftO+EPDngvwfoN5quheEbZk8mKdI bYTSSO5kd5GRN5DYAJzhTjqa0f2/P+TrfGv+9bf+k8dfoZ/wT40Gy0X9lnwtNawrHLfvcXVw4HMk hmdck9/lVR9BQB5z8Hfhf4o+EP7CnxJ8PeLtJfRtXjt9TlNu8iSZRoBtYMjMpB56E9K+Af2Y/wDk 4f4c/wDYdtP/AEYK/Yz9pD/kgPxD/wCwFef+imr8c/2Y/wDk4f4c/wDYdtP/AEYKAP2R/aDsPEGq fBTxlZ+FPtn/AAkdxp0kVh9gkMc/mtgLscEbTz1yMetfn14U/wCCXHxK8Tp9v8VeJ9I0K4uP3kkR aS+uQx5PmEYUnPcO31r7y/aQ/aC0b9nH4dy+JNUga/upZBbWGnRvsa6mIJ27sHaoAJLYOAOhJAr4 G0b9r/8Aae/aI8RXNl8PLdLURDdJbaLp0BjhUn5fMnuA20n1LLnBwKAPF/j5+z14z/ZK8baQLrVE drgG50zWtJkeI5QgH0ZHXI4BPUYJr9Nv2I/jpf8Ax4+CNrqWtSCbX9MnbTb+YDHnMqqyyEerIyk+ +a/Nv9qDwn8c9Ch0G++M19eTm7eYWEF1qMVyIyAu8qkTMiZyvTGa+vv+CT//ACS3xt/2GU/9ELQB 8lft+f8AJ1vjX/etv/SeOul+Fvwk+NP7WPwn0Xw5oM1npPgHwyHt4TqFy8Fvd3JdpGYhFZpHG8DO Nq9jkmua/b8/5Ot8a/71t/6Tx1+jP7BEMcP7Kfgjy0VN8dw7bRjJNxJk0Afkj8R/hz4o+B3j248P 6/A+la9p7pKklvLkEfeSWN17HqCMEexBFfq9+zF8TtY/aA/ZLlub1vt/iUWV5o87lgrXEyxlUYk4 ALKyEk4GSTXyF/wVSt44/jl4elVAJJNCTew6nE0uK+jP+CXH/JvGo/8AYdn/APRcVAH5v/Fr4E+O fgZe6daeN9D/ALEuNQjeW2T7XBceYqkBjmJ3AwSOuKv/AAm/Zt+I3xy0+/vfBHh3+27WwlWG5k+3 W1vsdhkDEsiE8ema+qv+Cs//ACOfw9/7B91/6MSu5/4JNf8AIg+Pv+wnb/8Aoo0AfVX7OXhLVvAf wL8EeHtdtPsOsabpkVvdW3mJJ5cgHI3ISp+oJFej0UUAfJH/AAU6/wCTa1/7DNr/ACevgv8AY2+O 2gfs8fFybxT4jtNSvdPfTJrIR6XFHJLvd42Bw7oMYQ9/TivvT/gp1/ybWv8A2GbX+T1+f/7JXwEs P2jPilN4U1HVbnR7dNOmvRcWsau5ZHjULhuMHefyoA+6/wDh6t8Jv+he8Z/+AVp/8lV9ES23hr9p j4JRfarKc+HPFWmJMkN2qrPEkihkYhSwV1OCME4I618qf8Om/Cf/AEPms/8AgJF/jX2T8NPA8Hw0 +H3h7wpbXUl7b6NZRWUdxKoV5FRQoYgcAnFAH4kfEbwN4k/Zw+MV1pE8j2us6FeLcWd4gIEqht0U y+xAB/Mdq/Tvxb+2Vpdp+yHD8T7GSJNb1G3+wW1nuyY9RIKuuPRCGf3UD1rzr/gqb4I8LXPw+0Hx VdXUdl4strkWdnGBl72FuXQ+yfeDHpkj+KvzVk17UZdCh0Z7yVtKhuHuo7Qt+7WVlVWcD1IVR+FA Hsv7KfwB1L9pn4vJbXrTPodtJ9v1y/JOShbOzd/fkOR/30e1fdf/AAUl0q00P9liy07T7eO0sbTV LOCC3iXakaKrhVA7AACu4/YM8LeD/D37Onh+68JTLePqS/aNUu2ULK930kRxk42fdAz0APfJ5H/g p1/ybWv/AGGbX+T0Afm/8AfFnjjwz45ltPh1DJL4r16zk0e2MA/fRiRkZmjOQFYCP7x4UZPGMj1P 4m/8E/8A4w+BfCN/4v1RdN1tYUa7vobC9ee7jX7zu4ZFD45J2sx6nnrXR/8ABL3TLe9/aJvLmaMP LaaJcSQkj7jF41JHvgkfia/VbVo4ZtKvY7gK0DQusgboVKnOfwoA/Hr9iL9pDV/gr8VdK0me9kk8 H65cpaX1lI5McTuQqToOisCRkjquc9Bj73/4KM/8moeJv+vqx/8ASmOvyNjxB4qX7GcKl6PJKegf 5cfpX60/8FBy7fsf64ZM7zLp5bPXP2iPNAHw9/wTi/5On0L/AK8rv/0Ua+8/23P2npf2dPh9bR6M I38W62zw6f5gDLbooHmTlT127lAB4ywzkAivgz/gnF/ydPoX/Xld/wDoo123/BVO+uZvjd4ctZCf s0GiK0QxxlppNx/8dH5UAeDfDz4YfEv9rfx/eiwluPEGrkCa+1bVbk+VbqScGSQ5IGeAqgnjgYBx v/HD9jL4l/s8aLB4g1uOwvtJEqo2o6LcvKttIT8u/ciMuT0bGM4GckV9q/8ABK7TLO3+B2v30Sr9 sudbdJ3H3tqRR7Afb5j+Zr339qqxs9Q/Zx+I0V8AbcaLcyZb+FlQsp+oYA0AfKX/AATy/a91vxZr a/DPxrqEuq3DQtJo+p3Tl522DLQSMeX+UFlY8/KQSeMaP/BWX/kQfAP/AGE7j/0UK+J/2ULq4s/2 kfhzJa587+2YE4/us21v/HSa+2P+Csv/ACIPgH/sJ3H/AKKFAHw18IPGPjGwsPEXgrwRa3dzrHjF YLFvsG4ztEjMzRrjoGz8xyMKGzwTX2J+wf8AsvfE/wCC3xzfW/GXhaTR9Km0a4t0uftlvOvmF4iF IikYqSFPUDpXL/8ABKLQrO9+JnjPVJoFkvLHTIo7eRhkxiSQ78emQgFfo747vZtN8EeIbu3O24g0 64ljPoyxMR+ooA/LX9t39r3X/ix441TwV4Z1Cey8F6fO1m0VmxVtTlU7WaQjlk3ZCp0OMnJIxpeH v+CXvxC1v4fx65ca5pWma5PALiLQp1csARkJJKOFf2AYA96+RtBvNTh8R6ddaWJJ9YS7jltQkQmd 5w4KYQg7yWx8pBz0wa+uv+F8ftrf9Azxn/4Q0X/yJQBy/wCxl+0l4k+AvxXsfB+tXc58J319/Z19 ply5ZbKdn2ebGP4CH+8BwRnPIBH2L/wU6/5NrX/sM2v8nr88rz4J/GfX/F0uu6j8N/GUmo3l6by4 uB4cuYw0rPuZ9qxBV5JPAAr9Bf8AgpTv/wCGW7PzARJ/alnuDDBzsfOaAPza+DvxC8SfD7XdT/4R GO4fxBrenSaLbPaBjPGZpI8mMLyXIQqMcgtntX1R+yF+yZ8XPht+0B4Q8V+KPCFxp2io0xmu3vLe VkLwOAXRJGdckgcjqea4f/gmhodnrH7TUE13Akz6fpN1d2+8Z2S5RAw9wJG/Ov10oAKKKKACiiig AooooAKKKKACiiigAooooAKKKKACiiigAooooAKKKKACiiigAooooAKKKKACiiigAooooAKKKKAC iiigAooooAKKKKACiiigAooooAKKKKACiiigAooooAKKKKACiiigAooooAKKKKACiiigAoorzX4t eP5NDjn8PR6Z4nik1GxfZ4h0OySeOwZtyhjls71xuwFbtQBL8V/CN9Ibbxl4aQL4s0ONmij3BF1C 2+9JaSE8ANjKsfuuAemc9L4E8caR8RfCuna/ol5FeWF9CsyGORWKZGSrYJww6EdiDXy74s+NjeLP CWp+C/GFrD4lt7lPs7T6DqEmi6jcIwK/6i5EZyRnO18HsK8c+DnwC8L/AAZ8ZW3iHwtoHxwtIYpN /wDZltJbm2kGclWZZ8sp7880AfpIGDdCD24pa8u+EXjF9a1DUrOH4deIvB1lK8uoPeaysKJPPI+X ACSOdxLE9hXqNABRXC/ES4+Itnd2U/gm10DUbQAi6s9XeWKVjngpIpIHHqprj5P2g9d8O3otfFfw r8T6aAcNfaR5WpWv13KVfH/AKAPaqSuC8HfHPwd461lNI0q9vDqjo0n2W70y6tmAXrkyRqP1rpNK 8Uw6trGuaeLK9tf7JlSGS5uotkM5aNXzE2fmADAE4HOR2oA+D/h5oWpn/gqp4p8SXs8csF3a3+mQ J0kjS3t7AgFewxKpB7g5rtfjr+y1qHhL9rfwp+0b4NtX1M2j7PEWhWqg3E8ZhNuZ4VJAZgjgspIz syOa+If+Cqtt4i+Gv7Wv/CYaHrktpb69p0M9pc6dc7WjdI1glQlTwf3Sk+oK+lfI9t8VviU14viG HxN4heaykV/7QW5lIifPyktnAOfWgD7q+H37I3w0/aL8e/FTxb8VPFd/8OdW1bxJeTaZo+pbbCaO 3aQsJW84bX3FsYUkfKfWvqb9lH4U/CT9ifTPGdrZ/FDTvFEniK4iMSQSpcXQjjjYJH5cG5mO55Dk L3Fflr4+/bx+M/xF8QWuq6j4slhNsixpa2sSRwkAYyygck9ST6196f8ABOjxZ4r+OngXU7/TPiTb Q+MtNuSdR03VtFt7jy1YnypIn2hxGVGCA3DK3TIoA8f+EX/BIvXvitoFp4n8Q+MP+ERk1GWaZ9Du dNIu4UWVlySXxggBgcdGFdz42+JHwY/4Jy+EpfBfwst4PiB8YLlz5mr3CrcGzmOVUtgY3KDgRr3+ 93B8Q+K/7Wfxw/aF+MGu+B/BMVvZalfzNpV3N4ZRkN9HETHveViSkWBnGQozX2L+zj/wTD0r4WaZ 4f8AFGo3+meKPiJHqFve3N5qSNcWlqitudIEDDdJ0AkfPOTigDY/Yx/Zr134QaLr3x6+KkGpeK/i prtsbprOBRNdWcDkMYkViAZW4yMgADaO+ftnw9rUfiLRLLUo7a5s0uollEF5H5c0eR0decEelcXe fZtL8f6mvh/7TN4rvoreS5gvmuBYrbq6q0iHHl7wp4UEEnrxmu5i0m2i1afUgh+2TQxwO+44KIWZ QB25dvzoAuV4L+298L/+Fqfs5+JrSCLzdS0yMarZgDLb4csyj/eTePxr2jVbC/vHjNnqj6eqghlW BJNx9fmHFZ0/h3V7mGSGXxFJJFIpR0ayiwwIwQeKAPwVsPEd9puiarpUEuyy1PyvtKc/P5bFk/Im v0k/4JX/AAv/ALG8AeIvHVzDi41m5FlaOevkQ/eI+shI/wCAV6HJ/wAE4fg7LIzto0m5iSdt3dAf gBNgV7V4J+Fv/CufC2n+HPDmrPpmi6fH5dtarbI+xckn5nyxOSTkknmgD5G/4KxaJqFz4M8C6rFE 76baXtxDO65Ko8iKUz9djDP+NeMfsL/theEv2dfD/iLQfFem6g8OoXa3sN/p0SSsCIwhjdSynHyg gjPLHOOtfpH4v+Gf/CfeHL3QfEOpJq2kXqeXPaXNjEVcdj0yCDyCMEEAgg183H/glt8Lzqn2r+1t eEG7P2ETp5OPTO3fj/gWaAPjv9tD9pOf9pXX9I1XTNHvdL8F6Z5tpp8l6oDzzEI0rNtJUNjy/lBO Bg5+avqj/gk//wAkt8bf9hlP/RC17R4l/Yt+H/i7wtoPhzU7JJNF0MP/AGfaW6vbiIvjexMTqXZt oJZySTznmul+E/7Oui/A7Sr3TfBN1LotlezC4ni2m43yBQoOZWYjgDgECgD8vf2/P+TrfGv+9bf+ k8dfo5+wb/yan4F/64z/APpRJVfx/wDsPfDv4o+K73xL4ntZdT1u92me686aLftUKPljlVRwAOAK 9H8B/CZfhj4UsfDXhrVpdN0SxDLb2vkrLsDMWPzSFmPJJ5JoAg/aQ/5ID8Q/+wFef+imr8c/2Y/+ Th/hz/2HbT/0YK/aHxJ4Bu/F2gajomra5Ld6ZqED21zB9mRPMjcYZdy4YZB6gg1454Y/YD+F3g3x Fp2u6Pp8tnqunTpc2tx9puH8uRTlW2tKVOCOhBFAHj//AAVi0TULnwZ4F1WKJ3020vbiGd1yVR5E Upn67GGf8a8Y/YX/AGwvCX7Ovh/xFoPivTdQeHULtb2G/wBOiSVgRGEMbqWU4+UEEZ5Y5x1r9I/F /wAM/wDhPvDl7oPiHUk1bSL1PLntLmxiKuOx6ZBB5BGCCAQQa+bj/wAEtvhedU+1f2trwg3Z+wid PJx6Z278f8CzQB8d/toftJz/ALSuv6RqumaPe6X4L0zzbTT5L1QHnmIRpWbaSobHl/KCcDBz81fV H/BJ/wD5Jb42/wCwyn/oha9o8S/sW/D/AMXeFtB8OanZJJouhh/7PtLdXtxEXxvYmJ1Ls20Es5JJ 5zzXS/Cf9nXRfgdpV7pvgm6l0WyvZhcTxbTcb5AoUHMrMRwBwCBQB+Xv7fn/ACdb41/3rb/0njr9 HP2Df+TU/Av/AFxn/wDSiSq/j/8AYe+HfxR8V3viXxPay6nrd7tM91500W/aoUfLHKqjgAcAV6P4 D+Ey/DHwpY+GvDWrS6boliGW3tfJWXYGYsfmkLMeSTyTQB+en/BVX/ktvhr/ALAS/wDo+Wvoj/gl x/ybxqP/AGHZ/wD0XFXqHxV/ZE8G/G3W7bV/Gol1rUbaAW0U2+SDbGGLbcROoPLHkjPNdF8LfgNp vwW8OyaF4NvpdG0qSdrlrfZ5+ZGABbdKzN0UcZxxQB8g/wDBWbwxdSD4feIUiLWUX2qxllAJCu2x 0B7DIV/yNeLfsTftg6R+zPF4j03xDo1/qelaq8dwkumbGmilQFcFXZQVIPXdxjoc8fpz46+E0XxM 8MXnh7xPqC6xo92AJbaeyixkchgRgqwPIYEEdjXzfN/wSw+GMt8Z113xFFFnP2VJovLHtkoW/wDH qAPqX4W+Prf4pfDzQfFtrayWNtrFqt3FbzMGdFboGI4zj0rqq4bwZ8NJvAHhXS/Dmh65NaaRpkC2 1tC1ukhRF6As2SfqTWz/AGHrf/QyS/8AgHF/hQB80f8ABTr/AJNrX/sM2v8AJ6/Oj9nL49X/AOzn 8QJPFem6VbaxcPZSWX2e6kZECuyMWyvORsH51+wHxP8AgZYfGXw1/wAI/wCMNQl1jSPOW4+z+X5H 7xc7TuiKtxk8ZxXkv/Dt74Of9AaX/wADLr/49QB86f8AD2Txb/0Iei/+BU1fW37Mn7TbfGj4Nax4 +8TWlj4atdMup45zFKzRJFHGjlyW5/iP5Vyn/Dt74Of9AaX/AMDLr/49XZWP7IHg3TPhpe/D+0a5 t/CN7c/a7nTo55h5sny8tJ5m/Hyr8u7bx0oA/L79p748ar+0z8XZdRgjmOlRyfYdE04AlliLYU7f 78h5P1A7Cvoz4+/sMp4E/ZM8Paxp1qsni/w8jX2uPGPmnjlwZR7iIhcf7If1r6a8JfsEfC/wN4l0 7X9F01rXVdPmE9tPJNNMI5B0bZJKykjqMg8817Xe+F9U1KzntLrX2ntp42iliksoSrowwVIxyCDi gD8uP+CfP7Sn/Cn/AIjf8Iprd15fhTxHKsZZz8lpdn5Y5fYNwjf8BPavrb/gp1/ybWv/AGGbX+T1 oH/gnD8HS5b+xpASc/LeXQ/lNXI/8FE/Dl14b/ZhtLM6tNfWNtqVpBFFOgZgFVgpMhJZjgdWJJ78 0Afn/wDs8fGfVfgF8TrHxjpdn/aKWsbRXtmSVWa3cgMpbB287SDj7wXrX2B8bf8Agp9pPin4dajo vgbw7q2n61qVu1tLfaoYkS0VlwzRhHYu2CQM7cdeeleK/wDBPDwraeNvjbrOhX8cM1hfeHLuG4iu IFmR0MsGQVbj8e3bnBr61vP+CW3wvutTN1Hq2vWkBbP2KGdDD9MspfH/AAKgD4X/AGPPgpf/ABr+ N2hWcds76LplxHqGqXGPkjhRgwUn1cgKB7k9jX6M/wDBRgY/ZP8AEwHA+1WP/pTHXpXwy+BGmfBz w8NF8H3KaLYFt8gis42klb+9JI2Wc+7E46dKs/Eb4NW/xa8J3XhrxXqcuq6Jcujy2vlCHcUYMp3R lWGGAPBoA/ML/gnF/wAnT6F/15Xf/oo19Q/8FOPgPqXjbwpo/j7RLWS8udAR4NRhhXc/2VjuEgA5 IRs59AxPQV7D8OP2KvAPwk8VQeJPCcEula1Ajxx3PmzTbVYYYbZJGU5HtXsDaDrLqVbxHIykYINl Dgj8qAPyU/Y5/bDl/ZlvdV0/UtKl1rwvqsizTQ20gWe3lUY8xN3DZXAKkjoORjn039qz/gohYfGL 4dXfg3wXoWo6XZ6mFW/v9VMaSmMMCY0SNmGGIGWLdMjHOR9L+Pv+CdPwy+IGp3Goy/adEvrhi8sm iolujH1EWDGv4KM1jeG/+CYfwt0C8S4uL3V9cKEMsWpSqUyPURhMj2ORQB81/wDBNr4Baj4x+KUP xBvrR4vDvh7ebeeRSFubsqVCp67ASxPY7fw9k/4Ky/8AIg+Af+wncf8AooV9iaJ4IuvDelWumaTq 0emadaoI4LS006CKKJR0CqqgAVyHxZ/Zw0L45afYWXje5l1u1sJWmto8Nb7HYYJzEyE8euaAPjH/ AIJMf8jn8Qv+wfa/+jHr9JLy0jv7Se2mUPDMjRup7qRgj8jXjfwl/ZU8K/Ay91G78EPLolxqEaRX L5e48xVJKjEruBgk9MV6V/Yet/8AQyS/+AcX+FAH4mfHH4V65+zz8YdR0S4jktnsrr7Vpl3tws0O /dFKp79AD6EEdq+8vhr/AMFSvA954ZtE8a6PrGma/FCBcPp8CT20zgfeQlwy7sZ2kYGcbj1r6N+K H7P+jfGfRk0vxlLFrdtGS0TS2caSwk9THImHTOBnBGe9eA3H/BK34Zz3RlTxD4kt4yc+RHNCUHtl oy360AdH8LP2/wDQPjb8Z9A8EeFPDmoQ2V6J3uNS1ZkjdRHEzgRxIzZyQPmLDA/h54r/APBTr/k2 tf8AsM2v8nrtfhJ+xX4H+CerprHhjzItaRDGuo3iC4mUEYO3eSqEgkEqASDiu0+J/wADLD4y+Gv+ Ef8AGGoS6xpHnLcfZ/L8j94udp3RFW4yeM4oA/Oj/gl7/wAnJ3X/AGALr/0bDX6y14N8L/2OPA/w Y8Svr/g2OXR9Xa3e1Nx5ks+Y2Kll2yyMvJVecZ4r1230fV4riJ5fEEk0asC0ZtIl3jPIyBkZoA3K KKKACiiigAooooAKKKKACiiigAooooAKKKKACiiigAooooAKKKKACiiigAooooAKKKKACiiigAoo ooAKKKKACiiigAooooAKKKKACiiigAooooAKKKKACiiigAooooAKKKKACiiigAooooAKKKKACiii gArmvHsfi1tHRvBs2kxaokoZ11iKSSKSPByo2MpU5xzz34rpaSgDw7XvFni20tox4w+DieItw2SX Hh66huyRjk+XKEZR7bjXn2lN4A0LXLbWND+B/jzTNVilEiR2VlHCpcHI3AXG0jNfWWaMigDhNe8Z +K4PAtlruj+DTc6i8RuLrR7+9WCeBAhYoCquGkONuAcZPWug8DeMLD4geDdF8S6YWOn6tZxXsG8Y YI6hgD7881t5FYfhHwXo/gXTp7DRLUWNlLcyXX2dGJRHkYs+0fwgkk4HHNAG7RSZozQBgeNPDV54 l0aS10zW7jw3fsykalZxRvKqg8qN6kYP0rxH4i/s16/rOmaakOuN47njkZrqDxneXDW79NhSKF0R SPmzxzxX0bmjIoA/PL4u/Daz+CWs+G9d8b/s6eD/ABl4UabybzUPCtpNLPpuSuHaJy+4ck5A7HpX c/tIXPxG+Ds+lt8NvhtoHxI+HfiSNbP/AIRhdIWN7DEQyWkXBZZAXPz/AHSMdxX2m6JKhV1DqeCr DINKAFAAwAOgFAH58fB79mv4S/Ge1vNO8Z/AHQPh1rEcixLZx67F9qmbPz7Y4/mXauTyc8Y4616V J+wjpfwO8C+Nf+Ge5j4X8da7apZ/a9UvJJ40gLHcq7idhwWIcDIIFe92f7Pvw4sPH7eN7fwhpcPi xpnuTqywgTmRwQzbvUhj+dd8tvElw84RRM6hGfuQM4H4ZP50AflT8Xvhxo37OXwfh8NfELwDc/Dv RNTuUjuvFnw/1hbq5vZgpKpMswEjgkE4BwD+FXP2DP2c18ZeJ/FxtviF8UdI0O0iiKWN9az6S0wc tsfzNx3kBDkKBjI65r9Dfix8Afh/8cYLaLxx4ZsfEItkdLdrpMtCGxkoex4HNdb4X8Nad4O8P6do ulQ/Z9P0+3jtbeMsWKxooVQSeTwOpoA53xV8Mn8R2NjDbeKfEWiz2dv5CXFhqDqZOnzyKeHbjqwr T8B6FrnhzRWsde8QP4mnjlPk381ukMzRYGFkCAKWBz8wAyMZ5yT0eaM0ALRSZozQAtFJmjNAC0Um aM0ALRSZozQAtFJmjNAC0UmaM0ALRSZozQAtFJmjNAC0UmaM0ALRSZozQAtFJmjNAC0UmaM0ALRS ZozQAtFJmjNAC0UmaM0ALXzt+3Z8J/FXxl+CA8P+D9K/tjV/7TguPs/2iKD92ofcd0rKvGRxnNfR GaM0Afnp+wd+yp8Uvgx8brjX/GXhf+x9IbSLi1Fx/aFrPmRniKrtilZuQrc4xxX6GUmaM0ALRSZo zQAtFJmjNAC0UmaM0ALRSZozQAtFJmjNAC0UmaM0ALRSZozQAtFJmjNAC0UmaM0ALRSZozQAtFJm jNAC0UmaM0ALRSZozQAtFJmjNAC0UmaM0ALRSZozQAtFJmjNAC0UmaWgAorB1zx74a8MXaWuseId L0q5dBIsN7exwuUJIDBWYHGQRn2NZ3/C4PAn/Q6eH/8AwaQf/F1XK30OSeMw1OTjOpFNd2jr6K5D /hcHgT/odPD/AP4NIP8A4uj/AIXB4E/6HTw//wCDSD/4ujll2I+vYT/n7H/wJf5nX0VyH/C4PAn/ AEOnh/8A8GkH/wAXR/wuDwJ/0Onh/wD8GkH/AMXRyy7B9ewn/P2P/gS/zOvorkP+FweBP+h08P8A /g0g/wDi6P8AhcHgT/odPD//AINIP/i6OWXYPr2E/wCfsf8AwJf5nX0VyH/C4PAn/Q6eH/8AwaQf /F0f8Lg8Cf8AQ6eH/wDwaQf/ABdHLLsH17Cf8/Y/+BL/ADOvorkP+FweBP8AodPD/wD4NIP/AIuj /hcHgT/odPD/AP4NIP8A4ujll2D69hP+fsf/AAJf5nX0VyH/AAuDwJ/0Onh//wAGkH/xdH/C4PAn /Q6eH/8AwaQf/F0csuwfXsJ/z9j/AOBL/M6+iuQ/4XB4E/6HTw//AODSD/4uj/hcHgT/AKHTw/8A +DSD/wCLo5Zdg+vYT/n7H/wJf5nX0VyH/C4PAn/Q6eH/APwaQf8AxdH/AAuDwJ/0Onh//wAGkH/x dHLLsH17Cf8AP2P/AIEv8zr6K5D/AIXB4E/6HTw//wCDSD/4uj/hcHgT/odPD/8A4NIP/i6OWXYP r2E/5+x/8CX+Z19Fch/wuDwJ/wBDp4f/APBpB/8AF0f8Lg8Cf9Dp4f8A/BpB/wDF0csuwfXsJ/z9 j/4Ev8zr6K5D/hcHgT/odPD/AP4NIP8A4uj/AIXB4E/6HTw//wCDSD/4ujll2D69hP8An7H/AMCX +Z19Fch/wuDwJ/0Onh//AMGkH/xdH/C4PAn/AEOnh/8A8GkH/wAXRyy7B9ewn/P2P/gS/wAzr6K5 D/hcHgT/AKHTw/8A+DSD/wCLo/4XB4E/6HTw/wD+DSD/AOLo5Zdg+vYT/n7H/wACX+Z19Fch/wAL g8Cf9Dp4f/8ABpB/8XR/wuDwJ/0Onh//AMGkH/xdHLLsH17Cf8/Y/wDgS/zOvorkP+FweBP+h08P /wDg0g/+Lo/4XB4E/wCh08P/APg0g/8Ai6OWXYPr2E/5+x/8CX+Z19Fch/wuDwJ/0Onh/wD8GkH/ AMXR/wALg8Cf9Dp4f/8ABpB/8XRyy7B9ewn/AD9j/wCBL/M6+iuQ/wCFweBP+h08P/8Ag0g/+Lrd 0LxLpHii0e60bVLPVrZHMbTWNwkyK4AJUlSQDgg49xScWt0a08VQqy5adRN+TTNKiiikdJmeJNRf SdBv7yLHmQws656ZA4r8qf2ofjd8QdG+OniWz0vx74lsLGP7KY7ez1aeCJCbWJm2ojhVyxJ4HUmv 1J8ff8idq3/Xu/8AKvx5/akOfjt4n/7dv/SWKvpuH4RnipKSv7r/ADR6+WRUqzTXT9UZH/DQPxR/ 6KT4v/8AB7df/HKP+Ggfij/0Unxf/wCD26/+OV71+z78ENN8b/DLStUuNLsriWUzbpZrdHY4mdeS RzwK9Qg/ZItbv5l0DT4ouzNZpk/QYr162cYWjVlSdH4W106HbUx1GnNwdPZ26Hxr/wANA/FH/opP i/8A8Ht1/wDHKP8AhoH4o/8ARSfF/wD4Pbr/AOOV9mTfsi21t8w0DT5o++2zTcPwxS237KWlXAyu h6af+3RP8Kx/t3Cf8+PyM/7Ro/8APv8AI+Mv+Ggfij/0Unxf/wCD26/+OUf8NA/FH/opPi//AMHt 1/8AHK+11/ZE01hn+wdO/wDANP8ACl/4ZD07/oA6d/4Bp/hR/buE/wCfH5B/aNH/AJ9/kfE//DQP xR/6KT4v/wDB7df/AByj/hoH4o/9FJ8X/wDg9uv/AI5X2x/wyHp3/QB07/wDT/Cj/hkPTv8AoA6d /wCAaf4Uf27hP+fH5B/aNH/n3+R8T/8ADQPxR/6KT4v/APB7df8Axyj/AIaB+KP/AEUnxf8A+D26 /wDjlfbH/DIenf8AQB07/wAA0/wo/wCGQ9O/6AOnf+Aaf4Uf27hP+fH5B/aNH/n3+R8T/wDDQPxR /wCik+L/APwe3X/xyj/hoH4o/wDRSfF//g9uv/jlfbH/AAyHp3/QB07/AMA0/wAKP+GQ9O/6AOnf +Aaf4Uf27hP+fH5B/aNH/n3+R8T/APDQPxR/6KT4v/8AB7df/HKP+Ggfij/0Unxf/wCD26/+OV9s f8Mh6d/0AdO/8A0/wo/4ZD07/oA6d/4Bp/hR/buE/wCfH5B/aNH/AJ9/kfE//DQPxR/6KT4v/wDB 7df/AByj/hoH4o/9FJ8X/wDg9uv/AI5X2x/wyHp3/QB07/wDT/Cj/hkPTv8AoA6d/wCAaf4Uf27h P+fH5B/aNH/n3+R8T/8ADQPxR/6KT4v/APB7df8Axyj/AIaB+KP/AEUnxf8A+D26/wDjlfbH/DIe nf8AQB07/wAA0/wo/wCGQ9O/6AOnf+Aaf4Uf27hP+fH5B/aNH/n3+R8T/wDDQPxR/wCik+L/APwe 3X/xyj/hoH4o/wDRSfF//g9uv/jlfbH/AAyHp3/QB07/AMA0/wAKP+GQ9O/6AOnf+Aaf4Uf27hP+ fH5B/aNH/n3+R8T/APDQPxR/6KT4v/8AB7df/HKP+Ggfij/0Unxf/wCD26/+OV9sf8Mh6d/0AdO/ 8A0/wqrqf7LGhaNbfaL3SdKtochQ0lpGNzHooGMknsByaazzCt2VD8iZZnh4rmlCy+R8Y/8ADQPx R/6KT4v/APB7df8Axyj/AIaB+KP/AEUnxf8A+D26/wDjlfY2lfsy+HtZllhttH08XEQDSW0+niGZ AehMbqGAPrjBrS/4ZD07/oA6d/4Bp/hRLO8NF2lQt9woZph6i5oQuvkfE/8Aw0D8Uf8AopPi/wD8 Ht1/8co/4aB+KP8A0Unxf/4Pbr/45X2x/wAMh6d/0AdO/wDANP8ACj/hkPTv+gDp3/gGn+FL+3cJ /wA+PyL/ALRo/wDPv8j4n/4aB+KP/RSfF/8A4Pbr/wCOUf8ADQPxR/6KT4v/APB7df8Axyvtj/hk PTv+gDp3/gGn+FH/AAyHp3/QB07/AMA0/wAKP7dwn/Pj8g/tGj/z7/I+J/8AhoH4o/8ARSfF/wD4 Pbr/AOOUf8NA/FH/AKKT4v8A/B7df/HK+2P+GQ9O/wCgDp3/AIBp/hR/wyHp3/QB07/wDT/Cj+3c J/z4/IP7Ro/8+/yPif8A4aB+KP8A0Unxf/4Pbr/45R/w0D8Uf+ik+L//AAe3X/xyvtj/AIZD07/o A6d/4Bp/hR/wyHp3/QB07/wDT/Cj+3cJ/wA+PyD+0aP/AD7/ACPif/hoH4o/9FJ8X/8Ag9uv/jlH /DQPxR/6KT4v/wDB7df/AByvtj/hkPTv+gDp3/gGn+FH/DIenf8AQB07/wAA0/wo/t3Cf8+PyD+0 aP8Az7/I+J/+Ggfij/0Unxf/AOD26/8AjlH/AA0D8Uf+ik+L/wDwe3X/AMcr7Y/4ZD07/oA6d/4B p/hR/wAMh6d/0AdO/wDANP8ACj+3cJ/z4/IP7Ro/8+/yPif/AIaB+KP/AEUnxf8A+D26/wDjlH/D QPxR/wCik+L/APwe3X/xyvtj/hkPTv8AoA6d/wCAaf4Uf8Mh6d/0AdO/8A0/wo/t3Cf8+PyD+0aP /Pv8j4n/AOGgfij/ANFJ8X/+D26/+OUf8NA/FH/opPi//wAHt1/8cr7Y/wCGQ9O/6AOnf+Aaf4Uf 8Mh6d/0AdO/8A0/wo/t3Cf8APj8g/tGj/wA+/wAj4n/4aB+KP/RSfF//AIPbr/45R/w0D8Uf+ik+ L/8Awe3X/wAcr7Y/4ZD07/oA6d/4Bp/hR/wyHp3/AEAdO/8AANP8KP7dwn/Pj8g/tGj/AM+/yPif /hoH4o/9FJ8X/wDg9uv/AI5R/wANA/FH/opPi/8A8Ht1/wDHK+2P+GQ9O/6AOnf+Aaf4Uf8ADIen f9AHTv8AwDT/AAo/t3Cf8+PyD+0aP/Pv8j4n/wCGgfij/wBFJ8X/APg9uv8A45R/w0D8Uf8AopPi /wD8Ht1/8cr7Y/4ZD07/AKAOnf8AgGn+FH/DIenf9AHTv/ANP8KP7dwn/Pj8g/tGj/z7/I+J/wDh oH4o/wDRSfF//g9uv/jlH/DQPxR/6KT4v/8AB7df/HK+2P8AhkPTv+gDp3/gGn+FH/DIenf9AHTv /ANP8KP7dwn/AD4/IP7Ro/8APv8AI+J/+Ggfij/0Unxf/wCD26/+OUf8NA/FH/opPi//AMHt1/8A HK+2P+GQ9O/6AOnf+Aaf4Uf8Mh6d/wBAHTv/AADT/Cj+3cJ/z4/IP7Ro/wDPv8j4n/4aB+KP/RSf F/8A4Pbr/wCOUf8ADQPxR/6KT4v/APB7df8Axyvtj/hkPTv+gDp3/gGn+FH/AAyHp3/QB07/AMA0 /wAKP7dwn/Pj8g/tGj/z7/I+J/8AhoH4o/8ARSfF/wD4Pbr/AOOUf8NA/FH/AKKT4v8A/B7df/HK +2P+GQ9O/wCgDp3/AIBp/hR/wyHp3/QB07/wDT/Cj+3cJ/z4/IP7Ro/8+/yPif8A4aB+KP8A0Unx f/4Pbr/45R/w0D8Uf+ik+L//AAe3X/xyvtj/AIZD07/oA6d/4Bp/hR/wyHp3/QB07/wDT/Cj+3cJ /wA+PyD+0aP/AD7/ACPif/hoH4o/9FJ8X/8Ag9uv/jlH/DQPxR/6KT4v/wDB7df/AByvtj/hkPTv +gDp3/gGn+FH/DIenf8AQB07/wAA0/wo/t3Cf8+PyD+0aP8Az7/I+J/+Ggfij/0Unxf/AOD26/8A jlH/AA0D8Uf+ik+L/wDwe3X/AMcr7Y/4ZD07/oA6d/4Bp/hR/wAMh6d/0AdO/wDANP8ACj+3cJ/z 4/IP7Ro/8+/yPif/AIaB+KP/AEUnxf8A+D26/wDjlH/DQPxR/wCik+L/APwe3X/xyvtj/hkPTv8A oA6d/wCAaf4Uf8Mh6d/0AdO/8A0/wo/t3Cf8+PyD+0aP/Pv8j4n/AOGgfij/ANFJ8X/+D26/+OUf 8NA/FH/opPi//wAHt1/8cr7Y/wCGQ9O/6AOnf+Aaf4Uf8Mh6d/0AdO/8A0/wo/t3Cf8APj8g/tGj /wA+/wAj4n/4aB+KP/RSfF//AIPbr/45R/w0D8Uf+ik+L/8Awe3X/wAcr7Y/4ZD07/oA6d/4Bp/h R/wyHp3/AEAdO/8AANP8KP7dwn/Pj8g/tGj/AM+/yPif/hoH4o/9FJ8X/wDg9uv/AI5R/wANA/FH /opPi/8A8Ht1/wDHK+2P+GQ9O/6AOnf+Aaf4Uf8ADIenf9AHTv8AwDT/AAo/t3Cf8+PyD+0aP/Pv 8j4n/wCGgfij/wBFJ8X/APg9uv8A45R/w0D8Uf8AopPi/wD8Ht1/8cr7Y/4ZD07/AKAOnf8AgGn+ FH/DIenf9AHTv/ANP8KP7dwn/Pj8g/tGj/z7/I+J/wDhoH4o/wDRSfF//g9uv/jlH/DQPxR/6KT4 v/8AB7df/HK+2P8AhkPTv+gDp3/gGn+FH/DIenf9AHTv/ANP8KP7dwn/AD4/IP7Ro/8APv8AI+J/ +Ggfij/0Unxf/wCD26/+OUf8NA/FH/opPi//AMHt1/8AHK+2P+GQ9O/6AOnf+Aaf4Ujfsi6aoJOg 6cAP+nNP8KP7dwn/AD4/IP7Ro/8APv8AI+KP+Ggfij/0Unxf/wCD26/+OUf8NA/FH/opPi//AMHt 1/8AHK+1B+yNYycr4f01V9Ws0/wpf+GQbH/oB6Z/4BJ/hR/buE/58fkH9o0f+ff5HxV/w0D8Uf8A opPi/wD8Ht1/8co/4aB+KP8A0Unxf/4Pbr/45X2r/wAMg2P/AEA9M/8AAJP8KP8AhkGx/wCgHpn/ AIBJ/hR/buE/58fkH9o0f+ff5HxV/wANA/FH/opPi/8A8Ht1/wDHKP8AhoH4o/8ARSfF/wD4Pbr/ AOOV9q/8Mg2P/QD0z/wCT/Cj/hkGx/6Aemf+ASf4Uf27hP8Anx+Qf2jR/wCff5HxV/w0D8Uf+ik+ L/8Awe3X/wAco/4aB+KP/RSfF/8A4Pbr/wCOV9q/8Mg2P/QD0z/wCT/CsI/sorqGrXlnaaPpERtV RmMlipzu3Y6D/ZNaQznCzvajt6GFXNsPSsnTu3olp6/kj5H/AOGgfij/ANFJ8X/+D26/+OUf8NA/ FH/opPi//wAHt1/8cr69/wCGOLv/AKBmif8AgAv+FI37Hl5EpYaRocxH8Bsgufx2mr/tjB/8+1+H +Rn/AGxS64eX3I+Q/wDhoH4o/wDRSfF//g9uv/jlfXP7AHxA8X+Pp/HEWv8AjTXtTNstkYPt+oS3 Ozd9o3bfMLbc7VzjGcDPSvnP9pfwLF4DvtEsxpEOk3LCfzUhhVA4Hl4OVHzDk17N/wAE2SRq/jkf 9M7L/wBuK1x8qdfK5V4wUb27fzJdDtqVaWKwLr042T8tdHY6L9p65luviDZtNdTXbDTYsPOcsB5k hx9Of1ryRIZJRlEZx/sjNepftIf8j7a/9g6L/wBCetv9n/4X2/j3TbuaYMTHcmPhiP4VPb618kqj p0VJH8pVsphnXFGIwlSbim27rySPFfsk/wDzxk/74NH2Sf8A54yf98GvtUfsyWBH3X/7+N/jR/wz HYf3ZP8Av43+NYfW5dj6v/iHGE/6CJfcj4q+yT/88ZP++DR9kn/54yf98GvtX/hmOw/uyf8Afxv8 aP8AhmOw/uyf9/G/xo+ty7B/xDjCf9BEvuR8VfZJ/wDnjJ/3waPsk/8Azxk/74Nfav8AwzHYf3ZP +/jf40f8Mx2H92T/AL+N/jR9bl2D/iHGE/6CJfcj4q+yT/8APGT/AL4NH2Sf/njJ/wB8GvtX/hmO w/uyf9/G/wAaP+GY7D+7J/38b/Gj63LsH/EOMJ/0ES+5HxV9kn/54yf98Gj7JP8A88ZP++DX2r/w zHYf3ZP+/jf40f8ADMdh/dk/7+N/jR9bl2D/AIhxhP8AoIl9yPir7JP/AM8ZP++DR9kn/wCeMn/f Br7V/wCGY7D+7J/38b/Gj/hmOw/uyf8Afxv8aPrcuwf8Q4wn/QRL7kfFX2Sf/njJ/wB8Gj7JP/zx k/74Nfav/DMdh/dk/wC/jf40f8Mx2H92T/v43+NH1uXYP+IcYT/oIl9yPir7JP8A88ZP++DR9kn/ AOeMn/fBr7V/4ZjsP7sn/fxv8aP+GY7D+7J/38b/ABo+ty7B/wAQ4wn/AEES+5HxV9kn/wCeMn/f Bo+yT/8APGT/AL4Nfav/AAzHYf3ZP+/jf40f8Mx2H92T/v43+NH1uXYP+IcYT/oIl9yPir7JP/zx k/74NH2Sf/njJ/3wa+1f+GY7D+7J/wB/G/xo/wCGY7D+7J/38b/Gj63LsH/EOMJ/0ES+5HxV9kn/ AOeMn/fBo+yT/wDPGT/vg19n3v7NFjBZzyKHDIjMD5jdh9aB+zpaYHyUfW5dg/4hxhP+giX3I+MP sk//ADxk/wC+DR9kn/54yf8AfBr7D039mmx1H7VJL5pZJ2jG2Z1AAx2Bq5/wyzpnpP8A+BEn/wAV R9bl2D/iHGE/6CJfcj4w+yT/APPGT/vg0fZJ/wDnjJ/3wa+z/wDhlnTPSf8A8CJP/iqP+GWdM9J/ /AiT/wCKo+ty7B/xDjCf9BEvuR8YfZJ/+eMn/fBo+yT/APPGT/vg19n/APDLOmek/wD4ESf/ABVH /DLOmek//gRJ/wDFUfW5dg/4hxhP+giX3I+MPsk//PGT/vg0fZJ/+eMn/fBr7P8A+GWdM9J//AiT /wCKqnrP7Mmn2Gk3lzF5yyQxM6kzucEDPQmj63LsH/EOMJ/0ES+5Hx59kn/54yf98Gj7JP8A88ZP ++DX2f8A8M6Wn9ymTfs7WiRsdvQUfW5dg/4hxhP+giX3I+L3RozhlKn0IxX1X+yEtzc+E9Rt4tTu rJP7QdikBGCfKj5+vH6V4b8ZfDSeFPGAsUGB9nV//HmH9K9y/Y3/AOQJqP8A1/N/6LSta0uejzHg cM4KOW8UTwkJXUFJXfoj6Bn1O/8AC+oRxNeyajFPEX23OMqQQOCPrRVfxn/yFLL/AK4P/wChLRXl n7+dB4+/5E7Vv+vd/wCVfjz+1H/yXbxP/wBu3/pLFX7DePv+RO1b/r3f+Vfjz+1H/wAl28T/APbt /wCksVfU8O/73L/C/wA0exlf8Z+n6o+8/wBgDS7eb4GeH55IxJJuucbuQv8ApMvSvqC71PSdPaZb q7trdoEWWUSyBSiE4DHPQE8Zr5l/YHu4rD9njRLmdtkMIvJHbBOFFzMScDk8Cuu8VeKP+Ek1jX/7 OsLq8hv5dPsYZXTyk4ffsO7kFjjHHTJrxMd/vdX/ABS/Nnn4j+NP1f5ntjanpKSmJru2WQTrbFDI ARKwyqY/vEdB3p13odtcMZEQRT9nUdfr614jZW+u+ItftUe5t9M+369cTqYU82SKWCMgnJ+UqAMD jqc+gr3XS7OTT7CC3lupb2SNcNcTY3ufU44rhOcr6SIrqzWTYOau/ZYv7g/Kszwq27SY/wAP5VsU ARfZYv7g/Kj7LF/cH5VLRQBF9li/uD8qPssX9wflUtFAEX2WL+4Pyo+yxf3B+VS0UARfZYv7g/Kj 7LF/cH5VLRQBF9li/uD8qPssX9wflUtFAEX2WL+4Pyo+yxf3B+VS0UARfZYv7g/Kj7LF/cH5VLRQ BF9li/uD8q86ubu10Dw/4p8Z3lkmqahpst55KyMV2RROyrGhOQmQoyQOSSTXpVchdaZfeHTqRS1i 1vQbuWSeexcATRb+ZMbjtkUnJ2naRk8npXXh3FNp+XlddVfzPNxkZtKUeietr2dtJW62/rS5gaB4 l0P4yeCJtattLvdOuLaN2gnuYGikhk2nDRSjhhkfwn2IGcVg/GTwBd/FvwP4G04afoOpSXN9Dc3Q 8RaCdX01R9kmJea1EsW5dxAXMi7WKnnGD3P9rX/jSxms9GgGlaeyGGS+u1HmKCMYjhBznH8TkAf3 WqXxj4Q1LVvD+naZomqR6XHaSRMyzRu/nJGRtQsrqQOAT1zgA8E5vEOKXKlbXRXvZeplglNtTk+Z 2s5W5VJ97enXbt5eNXfg/wAX/C7SBpGn65qun+G9MsrZJj4P8MwvHB509w08llaNDcv+6CwIkCmU IjklXOCKmp+K/ihBBJLCfEL67/Y8j6XpI8PL/Z98BDIRcXdwLdjbXO4R/udw54EEmfl9CtfhX4hg ubdxf20axXiSri4ZzGgaItIP3Q3TOEcMxxw7cnedvrlcJ658h+DfiD8U7mfwKdSl8QXUc+oTQ3Vu mh30ck0A2ASXcs3h63T5SzkKBYgqvyyStkV3Pw5vfEPjP4N+NLfxlD4lv5PMngW6Fi9vdzwFRnyL eXT7FwFGcIY5Mg7RLMa+g6KAPkTwXY6h4V02wufDuj6roGg276iyW3g/wRdaFbXkzWwKbtLu4ppI ChjOJAAkrkYDM2xmeHrr4s+LPh5dvres+L9LazjluBNaaTG15doJrcoP3mlW0jERtNiNbWJyV2lX wd319RQBWgtojDGcF8qPmddrHjqRgYPtgVJ9li/uD8qlooAi+yxf3B+VH2WL+4PyqWigCL7LF/cH 5UfZYv7g/KpaKAIvssX9wflR9li/uD8qlooAi+yxf3B+VH2WL+4PyqWigCL7LF/cH5UfZYv7g/Kp aKAIvssX9wflR9li/uD8qlooAi+yxf3B+VH2WL+4PyqWigCL7LF/cH5UfZYv7g/KpaKAIvssX9wf lR9li/uD8qlooAi+yxf3B+VH2WL+4PyqWigCL7LF/cH5UfZYv7g/KpaKAIvssX9wflR9li/uD8ql ooAi+yxf3B+VH2WL+4PyqWigCL7LF/cH5UfZYv7g/KpaKAIvssX9wflR9li/uD8qlooAi+yxf3B+ VH2WL+4PyqWigCL7LF/cH5UfZYv7g/KpaKAIvssX9wflR9li/uD8qlooAi+yxf3B+VH2WL+4PyqW igCL7LF/cH5UfZYv7g/KpaKAIvssX9wflVee2ieeKLYMHLEfT/Iq7Wfqkps2gusExxtiTA6KeCfw 4P4UAZvjfxNp/gPwzea5f2txcWlqFMiWiK0mCwXIBIHUjvXl+lftWeDNY1O0sLfSNcM9zKkMYNtE fmYgDpKT37A17gjrIisrBlYZBByCKdQBF9li/uD8q5n4h3F7pHhma80vU9N0a4idf3+pabJfo4Jw I0hjmhZpGYqqgMSSQACSK6uuc8aeANH8f21lBq/9oAWU/wBqt5NN1S6sJY5NrJu8y3kjb7rsME45 oA47/hYup+DNE06PxXok+s60bV7/AFOTw/aRwW+n2ocgSypNck8L1SJ5WJV9oYAZtX3xl0fTry/E +h6uul232hItYEcBtruaCNpJYYl83zdwWOTBaNUJQgMeM6F18FPCt9aWFvdR6vdrZB0SS416/klm jdgzRTyNOXuIiR/qpS6Y4244qxN8IfCtxq+oajJYTvNfJIs0Bv7j7MDImyR0t/M8qORlJBkRVc5b nk5AMnQ/i3Z6xr9vpM3hTXtKlkujZSTXqW3lQSmLzo1cxzuf3kfzDaGx0fYSBW34ftov+Ey8R/IP 9Xbf+1a018HaOl+96tni5a7S9L+a/Myw+SrYzjiP5cdO+M81R8Pf8jn4k/652v8A7Vrro/w6vov/ AEpHm4r+Ph/8T/8ASJGJ8XPino/wl0q1uNRsr6c3pkigeyiRwjhcjduZQOvHXoa89/Z++PqeOha+ HNaS+v8AxLIZpXvVtYktxGOVzsIxxgZ29SOa+gLmBbq2lhckJIhQleuCMVzvgDwDp/w18Lx6Hpk1 zPaRyPKHu2VpMscnlVUfpXVTrYSOElTnTvUb0d/Xy0tpp1+R51fC5lPMqdenXtRSd42/w6b6t2dp W93bW5+f3/BS2NY/EPgvaoGVven/AG70z/gm1/yGPHP/AFzsv/binf8ABS64jfxP4OhV1MqJeMyA 8qD5GM/XB/Km/wDBNr/kMeOf+udl/wC3FfRbZD/X85+hJp5bp/XvG1+0h/yPtr/2Dov/AEJ69i/Y tH/Eh1L/AK/m/wDRcdeO/tIf8j7a/wDYOi/9CevYv2Lf+QDqX/X83/ouOvmp/wC7o/nPK/8AktMR /wBvfkj1L4/arrGjt4SuNFu7qCaC9mvJbe2maMXUcMDytE4HDKwQjB4yRXM3nxRvLb4geIPFNtd3 F/4ftdEvvsWmrOwtpmtmt8ybRkbjJJKu8Anaor3HVPDuna1dWNze2wuJrJneAlmAQuhjbgHByrMO c9axtM+FnhXR9OtLC10aFLK0sptOit3d3QW8rBpEIYkNuKgktk+/JrzT9tOLuPiF400ttW0i5tdM 1DWLSOxu/t2mafPLFFbTsyyMbRZWllaMxtwjgsGBwMEUeGvE+v8AiH4j+FnfWrGbT5dIv2ura0tL iFJZI7iNMmOSQGKQZUFHVmQiRcndkdXa/B7wpZ6ZPYxWFyEmlima5bUblrpXjG2MrcGTzU2DhQrg AEgcE50dP+H2haXd6VdWtrNFc6Yk0dvKLuYsRKQ0vmEv++LMAxMm47vm680AZD+JPEOseONU0zRR pkVhor2yXkd/DKZbnzV3sY5FYCPahGMo+5sj5RzXGzfGPxHaWqaxLbaU2kai2qQWFqsUi3FvJapK yNKxfEiv5D5VVQruXk8mvR9X+HPh7XtcTV72xeW9UxF9tzKkUxjbdGZYlYJKUPKl1bHbpVRPhJ4U j1G+vRpR868SeORDczGJBOMTGKIvsiZ/4mjCk5OTyaAPOLr4reO9Ntrq6uV8OvFaaXY6zLFHaThj HcSFDbg+cRuXax83GOg8vnI0ZfiN42vNeFvZf2Db2Vx4iudAg+0Wk0kiCON3E7FZgGwEI8vC5PO9 c8ehXfw68PX0FzDPp++O4s4dPlXzpBugiYtGnDcYLHkcnPJNTR+BtEhnimSyxLFqEmqo3mvxcurK 8n3u4dht6c8CgDzez+KfivxFpeiw6XDo1pq0umXmpXk15BNJbv8AZ5fJ8uNRIpTe3O4s2wdm61Sj +NHifVkn1nT7XSbfQbb+yHe1uYZHuZVvBGXVZVkCqU8zglGDegxk+g6j8IfCeqaZZ2E+mSLb2YmS HyLyeFwkrFpY2dHDMjk5KMSp444FaEvw98PSxXsR01FivGtnmjjkdFJt9vk4AIChdi8LgHHOaAM/ x/46fwHeaLc3McZ0O5eeG7mKnfE6wtLGQc4wfLdcYJJZcY7+e+JfjP4m8PadZ3Ew0tL2KxtLy+0y HSr26YNM/KPNGfLtML90yF9xBOFGM+u+KfCWkeNtIbS9bsk1CwaSOUwuzAFkYMpyCDwQPr0PFZHi L4U+GPFeo3F7qdhLNNcRJDOsd7PDFMqEmMvGjhHZSSVZgSvGCMCgDi28d+Ib3Vlluzp6aXH4t/sW 3hgSeKXYgfMkkizbWzjGwpt4yQeAMOf4869bJqs0X9l6lENHvtTtDDpV7bwI0LIEUXExVbtGD8vE qDjPQivXx4E0Paq/YchdROrAGVz/AKUc5k+97n5fu89KxLf4I+DbaKSNdLmaN7WWyCS6hcyLHbyY 3xRhpD5afKMKuAOwFAHA+KvGHjiSK60mfUtKsdRtNT0WVbywtJ0VormbaYmTz8nDKQTuw65G1c5H u4HAzgnuQK5zV/h5oGuteteWTtJeC386SK5lif8AcMXhKsjAoVYk5Ug+ua6MDaABnj1OaADFGKWi gDxfSPjtc+F/iDqvhL4k29n4ckd5LnRtWRytld2oyQpdukijrnGTxgHG53gL4y698WvH+7wro8S/ Dqx8yK61u/DJJey4wBbr6A9cjpnJU4B7/wCIHw18OfFHRk0vxLpqajaRyrMgLFHRgequpDLkcHB5 BNbumaXZ6Lp9vYafaxWVlboI4reBAiRqOgAHAFABqY/4lt3/ANcm/kagA4FT6n/yDbv/AK5N/I1A OgoAh8Oj91ff9fcn9Kx/F+p6g/iLRdDsb6TSlvI57me9ghSWYJFs+SMOrLklxyVbgHAycjY8O/6q +/6+5P6VJrvhvTvEkMMd/CzmB/MhmhleGWJumUkQqynGQcEZBI6UAcDpHxIvrea00mE/8JFfXGpy WUc1/HJp0sSCHzl89DAPm25HyIARtPc03U/jadMvtVh/smC9htLae4hms7x3WUxMilGcwiMN8/IR 32kYOK7Gw+H+g6ZNazwWTG4trh7pLiW4lllaVkKM7uzFnO04+YnAxjoKxNf+DWg6rpmpwWaSWF5e QzQrctPNMsIlbdJsiaTaAW52rgZoAxdb+JPiAatpumW+mwWOqpqsFvPa/axJDPDLbySJmUxZTlfm wpI28bs123hrxPP4o8HQ6zbWCx3cschWylnwvmKzKV8wL03Kfm29Ocdqi074caBppt3jtJJLiG5W 8W4nuppZDKsZjVizuSQFJAUkgZ4FbOj6NZ6Bp0VjYQ+Raxlike4tgsxY8kk9STQB5/8ADn4peIvH PiK/0688ESaDbaexiuru4vt+yTHCKvlDeTkHg4AIOeRnufFA/wCKb1P/AK9pP/QTWpWX4o/5FvU/ +vaT/wBBNAD8Vz/j7RrLXPCl/bX9y1lbbPMNwr7fLK8gn1Gex/ng10NY/izw7ZeKdFmsL9Xe3Yhi I3KnI6dKAPzw+J+sXes+JFe8m+0tDCII7jaQZUV3wxz16kZ9uec179+xv/yBNR/6/m/9FpXlP7St nBp/xChtraJYYIrFFSNBgKA8lerfsb/8gTUf+v5v/RaV6U/93R+JZX/yWmI/7e/JHvPjP/kKWX/X B/8A0JaKPGf/ACFLL/rg/wD6EtFeaftp0Hj7/kTtW/693/lX48/tR/8AJdvE/wD27f8ApLFX7DeP v+RO1b/r3f8AlX48/tR/8l28T/8Abt/6SxV9Tw7/AL3L/C/zR7GV/wAZ+n6o+/P+CfTq3wF0BQwL K90CAeR/pMtfQkvgHT5r57pprkyPqMepkblx5iLtVfu/dA7dc96+XP2F7GU/A/w/c28jQzBrnDof +nmXg+o9q+p9P8TvGwh1GLy26CeMZU/UdR/npXiY7/e6v+KX5s8/Efxp+r/MZpfgHT9Ju9NuIprm SSwa5ePzWU7mnOXLYUc9hjHHrW/dXUVnC0szhEHr3PoPesa/8UjPlafF9plP/LRgQi/1P+eao22m z31wLi8laeXtu6L9B0FcJzmv4aiMOmIp6j/CtaoLSLyottT0AFFFFABRRRQAUUUUAFFFFABRRRQA UUUUAFFFFABWZ4nUt4b1YKsTsbSUBZyBGTsPDEkAD1yQK06o679mOiah9sKC0+zyecZW2rs2ndk5 GBjPORVRdpJkTV4NHkn7M9le2Ola4l7Z+FbNzNEVXwpJG0LDa3L7GbDfXHGPevaa8j+FVx4I8D6d qCaNZ2+iw3HlTmK0M0/n5UbSuS24gOuQvI3DOMivWIJ47qCOaGRZYZFDo6HKspGQQe4rpxdRVa0p x2f9d3+Z5+W0ZYfCQpT3V/zfkvyRJRRRXIemFFFFABRRRQAUUUUAFFFFABRRRQAUUUUAFFFFABRR RQAUUUUAFFFFABRRRQAUUUUAFFFFABRRRQAUUUUAFFFFABRRRQAUUUUAFFFFABRRRQAUUUUAFFFF ABRRRQAUjKHUqwyDwQaWigDCfQLuzdjpl+1rGTkwOodPwB6fhim/Y/EP/QRtv/Af/wCvW/RQBgfY /EP/AEEbb/wH/wDr0fY/EP8A0Ebb/wAB/wD69b9FAGB9j8Q/9BG2/wDAf/69H2PxD/0Ebb/wH/8A r1v0UAYH2PxD/wBBG2/8B/8A69Yk3hfxTDqNzeWOsW0EtwEWUm2Dbtucdf8AeNd1RWtOpKm249fm c9ahCukp301Vm0103Rwv9jeOv+hhtP8AwDSh9A8aXEbRz+JY4ozwWgtUVvwOOK7qmv8AcNbfWZfy x/8AAV/kcv1Cn/PP/wADl/mfmJ/wUN8Nw+Hda8IBJJLieYXrTTzMWeQ/uOST9TWl/wAE2v8AkMeO f+udl/7cVL/wUw/5GHwX/u3v/tvUX/BNr/kMeOf+udl/7cV9dKTnkXNJ6/8A259dTpxpZWoQVkv/ AJI2f2jnV/HtttYNjT4gcHodz8V6n+x9JGmi6hvuTCftrcCXb/yzSvMP2lBjx7Z/9gyH/wBCevXv 2LlB0HUsgH/Tm6/9c46+Yn/u6P52yv8A5LTEf9vfkj6TE9vj/j/b/wACP/r0efb/APP+3/gR/wDX rbCLj7o/KjYv90flXmn7aYnn2/8Az/t/4Ef/AF6PPt/+f9v/AAI/+vW3sX+6Pyo2L/dH5UAYnn2/ /P8At/4Ef/Xo8+3/AOf9v/Aj/wCvW3sX+6Pyo2L/AHR+VAGJ59v/AM/7f+BH/wBejz7f/n/b/wAC P/r1t7F/uj8qNi/3R+VAGJ59v/z/ALf+BH/16PPt/wDn/b/wI/8Ar1t7F/uj8qNi/wB0flQBiefb /wDP+3/gR/8AXo8+3/5/2/8AAj/69bexf7o/KjYv90flQBiefb/8/wC3/gR/9ejz7f8A5/2/8CP/ AK9bexf7o/KjYv8AdH5UAYnn2/8Az/t/4Ef/AF6PPt/+f9v/AAI/+vW3sX+6Pyo2L/dH5UAYnn2/ /P8At/4Ef/Xo8+3/AOf9v/Aj/wCvW3sX+6Pyo2L/AHR+VAGJ59v/AM/7f+BH/wBejz7f/n/b/wAC P/r1t7F/uj8qNi/3R+VAGG8lrIjK18WVhgg3HBH51ML62H/LxF/32K1ti/3R+VGxf7o/KgDm2trI yyPHqEsHmNvZYboqpPc4zSfZ7b/oLXP/AIGn/Gul2L/dH5UbF/uj8qAOa+z23/QWuf8AwNP+NH2e 2/6C1z/4Gn/Gul2L/dH5UbF/uj8qAOa+z23/AEFrn/wNP+NH2e2/6C1z/wCBp/xrpdi/3R+VGxf7 o/KgDmvs9t/0Frn/AMDT/jSPZ2UyFJdSnljYYaN7wlWHoRnpXTbF/uj8qNi/3R+VAGV9vtv+fiL/ AL7FRXV/beQ/+kRdP74ra2L/AHR+VRXSL5D/ACjp6UAfn3+05KkvxKDI6uPsaDKnP/LSSvTv2O7i KHRdREkqIftrHDMB/wAs0rzj9qgAfE8YGP8AQk/9GSV6p+xcoOhalkA/6e3X/rnHXpT/AN3R+JZX /wAlpiP+3vyR7b4vlSbU7Jo3V18hxlTkfeWip/HYA1mywMf6O/T/AHlorzT9tNzx9/yJ2rf9e7/y r8ef2o/+S7eJ/wDt2/8ASWKv2G8ff8idq3/Xu/8AKvx5/aj/AOS7eJ/+3b/0lir6nh3/AHuX+F/m j2Mr/jP0/VH33/wT/iST4B+Ht3966/8ASqWvp6TTbWT7w/WvlT9gq+8j4D+HY0BklLXWEUZJ/wBK lr6lg0+e4bfdvsXtCh/mf8K8THf73V/xS/Nnn4j+NP1f5k0emWqH5QPzqwkCIPlFUp9NkiO+0kwe 8TnIP0PamW+pESeVMphlH8L/ANPWuE5zUAxS01G3rmnUAFFFFABRRRQAUUUUAFFFFABRRRQAUUUU AFFFIWCjJ4oAWsjxZo9nr3h2+sr+Kee0ePc8VtI6SNt+YBShDZyBwOvTB6VjXvxb8K6feT2s+p7J 4JGikX7PKdrKcEZC4PI7V5p8cficdU8HNJ4I1zOsxMY3sJbdhFewSDZIh3qACMhg2QRtIB+avHhn mTuqqU8bSi72d6kVb110N8Rg8dSoSqww85WV7KLbfppr+pf+Hfwq0K/srvyLXxBozQxR2sZ1GMLI qgR5ZDLCCWbyk3Mdx47cV7FpemwaPplpYWqeXbWsKQRJ/dRVCqPyAr46/Zs1fWPB3ie5HiHU7zRf DSoJvs1xOLyW6nC7VUvGuVjXLtt45IB3c19Mf8Ln8H/9BY/+A03/AMRW2MzzI6VZxhj6Ul5VIP8A 9uOLK8LmWJwqnWwlSEtVZwa+drLT5I7eiuI/4XP4P/6Cx/8AAab/AOIo/wCFz+D/APoLH/wGm/8A iK4f9Ycm/wCgyl/4Mh/mev8A2bjf+fE//AX/AJHb0VxH/C5/B/8A0Fj/AOA03/xFH/C5/B//AEFj /wCA03/xFH+sOTf9BlL/AMGQ/wAw/s3G/wDPif8A4C/8jt6K4j/hc/g//oLH/wABpv8A4ij/AIXP 4P8A+gsf/Aab/wCIo/1hyb/oMpf+DIf5h/ZuN/58T/8AAX/kdvRXEf8AC5/B/wD0Fj/4DTf/ABFH /C5/B/8A0Fj/AOA03/xFH+sOTf8AQZS/8GQ/zD+zcb/z4n/4C/8AI7eiuI/4XP4P/wCgsf8AwGm/ +Io/4XP4P/6Cx/8AAab/AOIo/wBYcm/6DKX/AIMh/mH9m43/AJ8T/wDAX/kdvRXEf8Ln8H/9BY/+ A03/AMRR/wALn8H/APQWP/gNN/8AEUf6w5N/0GUv/BkP8w/s3G/8+J/+Av8AyO3oriP+Fz+D/wDo LH/wGm/+Io/4XP4P/wCgsf8AwGm/+Io/1hyb/oMpf+DIf5h/ZuN/58T/APAX/kdvRXEf8Ln8H/8A QWP/AIDTf/EUf8Ln8H/9BY/+A03/AMRR/rDk3/QZS/8ABkP8w/s3G/8APif/AIC/8jt6K4j/AIXP 4P8A+gsf/Aab/wCIo/4XP4P/AOgsf/Aab/4ij/WHJv8AoMpf+DIf5h/ZuN/58T/8Bf8AkdvRXEf8 Ln8H/wDQWP8A4DTf/EUf8Ln8H/8AQWP/AIDTf/EUf6w5N/0GUv8AwZD/ADD+zcb/AM+J/wDgL/yO 3oriP+Fz+D/+gsf/AAGm/wDiKP8Ahc/g/wD6Cx/8Bpv/AIij/WHJv+gyl/4Mh/mH9m43/nxP/wAB f+R29FcR/wALn8H/APQWP/gNN/8AEUf8Ln8H/wDQWP8A4DTf/EUf6w5N/wBBlL/wZD/MP7Nxv/Pi f/gL/wAjt6K5zw/8QtA8U3r2mmX32m4WMylDC6fKCATllA6kV0dethsVh8ZT9rhqinHvFpr71ocd WjUoS5KsXF9mrP8AEKKKK6jIKKKKACiiigAooooAKKKKACiiigAooooAKKKKACiiigAooooAKKKK ACiiigAooooAKKKKACiiigAooooAKa/3DTqa/wBw0Afm3/wUw/5GHwX/ALt7/wC29Rf8E2v+Qx45 /wCudl/7cVL/AMFMP+Rh8F/7t7/7b1F/wTa/5DHjn/rnZf8AtxX2/wDzIf6/nPoP+Zb/AF/Mbv7S v/I+2X/YMh/9CevX/wBi3/kA6l/1/N/6LjryD9pX/kfbL/sGQ/8AoT16/wDsW/8AIB1L/r+b/wBF x181P/d0fzllf/JaYj/t78kfVw6UtIOlLXmn7aFFFFAHzxc6x8RfEN/r9t4d8Z41LV49SFhYXUdp BBpBs72OAeVKLWVwZI2Ys06XAD4KoANp7z4WfEpfEeo3GialqT3evRW8c+xNPlitniVEVpI5zGI5 C7MJCisWRJYsqueeobwf4d0S61zVrPw9pVvqWs7F1S7iso0lvwAEXz3AzLhTgbieOOlXbPwjoWn6 7PrdrounW2tT20dnLqMNrGlxJAhJSJpANxRSSQpOBngUAa1FFFABRRRQBxfxb1TXtF8Ii98P3tpY XEV7a+fLdWxn3QGdFkRF3KA7KxAc5C5ztavNdV1vx9rev6/a+HvF3lX+pf2pY6fpdxFbRQaa9o8a xzJL9mlkDOGO5pVnQGRCIiBtf3e8srfULdoLqCK5gYgmKZA6kggjIPHBAP1FY0PhTQNO8V3mrW2g 6ZBrOrweXf6nFaRrc3UceAiSyAbnUBjgMSB2oA4z4V/EiTVtVPh3XNVe88QpZxuPKsJVtZhGNssy XHlLEzu5ZvLBB8vy32KHr1Ose08HaBp+sx6va6Hpttq0dounpfw2kaTrbKcrAJANwjB5CZwPStig AoorwT4q/tZWPw38YXXh+38N3WszWgUXE/2lYEVyoYKoIJbgjJ456Z611YbC1sXP2dCN3uedjsxw uW01Wxc+WLduu/yPe68a+K3iDxP4c1/UdT0HxJdTx6fpk9zc6GbG3On2sS28hWaaUxmUzGVV2osq qUzmMgF686/4brT/AKEW5/8ABmn/AMRXJ337SHgPU/GEfi28+COj3fiqNdia5Otq98q7CmBOYd4G 1iuM9CR0Nel/YmYf8+vxX+Z4X+tuSf8AQQvul/keopqHxH0pofsfjb/hI9M8OayYNTutSjtIbvVI pbeCSKHbDaeWzb5mjUR/ZyMxszvtZZPWPhl42sfHPhhLu0v5tRmt3+z3c09hNZMZgAxKxyojbCGB RgMMpVgWByfmbw/+1l4Z8K6NZaPovwls9H0ixk82zsNPlgggt25O5I1iCqcs3IA6n1r179nD4p+F /HNjq+naB4Sg8GSwTtez2NpFEsMzSsS82Y1UF2bliQCSc5bnGFfK8Zh6bq1ador0/wAzrwnEWV46 tHD4eupTeys1+aR7RRRRXlH0YUjMFUkkKAM5PQUtFAHzmfE/iu9v5vC6/ETULZtS1CCa18SRWulv MtpJb3M4a0CxSQfZ3e38tPPV5tqyFico9O0z4i+NtFNr4m8Ta7G/hfWdNsLq2tdLsmvLm3wIzcOl tDamUl3dYwBJPuMyFUj8tt/rE3wd8AnRNX0s+BvDbaXql3/aWoWLaRbmC8utwbz5k2bZJNyqd7At kA54rUv/AApoPi7RJbbWNC03U7LULRLa6tb20jmimh+8InVgQyAkkKeOTxQBqaZqVtrOm2uoWUwu LO6iWeGVQQHRgCp555BFWqjt7eK0gjggjSGGJQkccahVRQMAADgADtUlABRRRQAVFdf6h/pUtRXX +of6UAfAH7VP/JUB/wBeSf8AoySvVf2Lf+QDqX/X+3/ouOvKv2qf+SoD/ryT/wBGSV6r+xb/AMgH Uv8Ar/b/ANFx16U/93R+JZX/AMlpiP8At78ke6ePP+QzZf8AXu//AKEtFHjz/kM2X/Xu/wD6EtFe aftpt+Pv+RO1b/r3f+Vfjz+1H/yXbxP/ANu3/pLFX7DePv8AkTtW/wCvd/5V+PP7Uf8AyXbxP/27 f+ksVfU8O/73L/C/zR7GV/xn6fqj78/4J9RovwG0BwoDM11lscn/AEqWvqO7vrbT4vMuriK2j6b5 nCD8zXy7/wAE/s/8KB8P7QC266wD0z9qlrp/HNtfahc6ZJGy3XiW5drK5t7kjzLWZmUqYkOQI9qs A44wSc7jx4mO/wB7q/4pfmzz8R/Gn6v8z3fTtWstYiklsbqK7jjkMTPC4YBh1GR9R+dTXNrHdxlJ FDDse4PqK880a1fw2+laHpLN9qsphG0CNlZoDjzpp1zhMtu2HrwAOCRXpFcJzmfodwbmwRyck1oV jeFDnSY/w/lWzQAUUUUAFFFFABRRRQAUUUUAFFFFABRRRQAVn63cG3sJHXqBWhWV4k/5Bkv0oA+b rKCXVfEur7beK4eS5dj5iBsZZumRWpPoN0sMs8WnWAtYD++ubkJFGoGd2DsOcY5PA565BAm8BxCX X/ECeY0BaQp5ykAxZZhv59Ov4V5P+3Nr1/Y+MtE8NW11Jb6EukxXP2CE7IjIZZVyVHBwEUAHpjiv k+CMow+ZYGnCcI3cqt24pvSrM24tzmeTc+IV2koJJO2rjE7D4baPp+p6XNbaDqVl4kW3lfzJZboX My5csASyk4AIUHpgV0Gv6ZH4U0e61bWxo2j6VarvnvtQkjgghXOMu7qFUZI5Jr4f0HXdR8L6pDqO kXs+nX0Ryk9u5Rh7cdR7Hg1+mHj3TdRu9G8La5YaI/ia40m7j1CXSbeSGKa6Bgkj/dGZki8xWkDg O6D5T8wOK+6zXh7B4GUZKnFqV/sq+nyPkOHOJa2b05wd4uFtm7Wd7efQ8x0TRh4l0m01TSI9I1XT LuMS297ZPHNDMh6MjqpDA+oNXv8AhC9R/wCgXZf98L/8RVD4geA/H/i7w5qep6Jol/4Ov3s2ltdE sNWKuzyXW6cTJbXlvG1y8O75luFVWbKzg/OOZ034d/Fu91T4cpeWniGO30+MLqd1PqckAaFpmUwy pHrkymRYiMPIl6zgA+dHIK8H+z8H/wA+Y/8AgK/yPsvrNf8Anf3s7RfBt+6hl0yxZT0IRcf+gVzE Gv8Ahu68V3fheHW/Ck3ia0VnuNGj1C3a8hVVDMXhA3qACCSRwCDUfwZ+GHxN8H/E/wANLfwa9aeE 7PS4rRkubw3tuiJbhWilZ9YYbzMpcSLYu+0ovnBSyL2mqeH/ABTq95q/hmLwPqdpGmvvrNr4qmu7 EWewOJFEIW4a5WVhmP5oVHzNlgOp/Z+D/wCfMf8AwFf5B9Zr/wA7+9mbJ4elisVvXttLSzYKy3DF BGQ2ApDbcc5GPXIqWXwpdwWz3Elhp8duil3lcIFVQMkk7MAAd64fSNT17WvibeeD7a/16XxdaWZf VUHiJTb+XutvKxbC4LwMqeYDKYo1lLMVebOVbF8JfiVZ3vg3SdL0HxBYaNpWiNYXrXniB7qC6zDL GUIOq7N3mMrDfaS/JtxNGw8tT+z8H/z5j/4Cv8g+s1/5397N/wASXuj+DYtOk8Qaj4a0OPUpRDZP qV5Bbi6kOMJEXA3scjhcnmtq78L3NhA091ZadbQqQDJKEVQSQByU7kgfjWz8U/Cev/YfDn9i+Htf utRXT/sE974en0p9iHZvt7uDUCI3t2KqWaEmX5SF25yeIn+HHxP1X4j+IrqbSryz0e4to4RD/akk thLMktuyy28cmoyIiBY5PlFpbMpyC0ud5P7Pwf8Az5j/AOAr/IPrNf8Anf3s6T/hC9R/6Bdl/wB8 L/8AEVh+LJdM8BWMN74mvPDvhyzmlEEdxq11DaxvIeiK0gALHB4HPFcbpvw3+NUHg3WLXUIvFd3q p1e3njiguikU5AkEsol/4SUTCBjsPlpJbKMKRakF0r6C8U2mt+HvE+l+JoPBlx4vkbS/7NmstIub Vbi0kZ1d3U3csKNE2MMQ+/8Adp8jZ+U/s/B/8+Y/+Ar/ACD6zX/nf3s4lPB1/Iiumm2LIwyGVFII 9fuVHZ+F7nULWK5tbLTrm2lUNHNDsdHHqCEwRUSfCPxRomhP51nr19BDJawnQ/DPiJ7L/RNjM8Vq fPgSMpK0YLkxsyRFRw2w8Jovwp+Mul66sCDXLLT/APhHfsdv9mvFaCF/se0Qs51ZUSYTjd5yWLN9 39/tJCn9n4P/AJ8x/wDAV/kH1mv/ADv72egT+D9WiIZNFspowCWCBA59AoKAH8WFTW3hKa8gWWKx tWRs/wDLBQQQcEEFcgg5BB5BGDXuWi6FbaJpNnYQm4litoliV7u5kuZmAHV5ZGZ3PqzEk+tR21pD Frt8F2ASQxStEFAO/LrvPrkKo/4BR/Z+D/58x/8AAV/kH1mv/O/vZ4r/AMITd/8AQPtf+/Cf/E0f 8ITd/wDQPtf+/Cf/ABNe9/Zo/wC4KPs0f9wUf2fg/wDnzH/wFf5B9Zr/AM7+9ngn/CE3f/QPtf8A vwn/AMTR/wAITd/9A+1/78J/8TXvf2aP+4KPs0f9wUf2fg/+fMf/AAFf5B9Zr/zv72eCf8ITd/8A QPtf+/Cf/E0f8ITd/wDQPtf+/Cf/ABNe9/Zo/wC4KPs0f9wUf2fg/wDnzH/wFf5B9Zr/AM7+9ngn /CE3f/QPtf8Avwn/AMTR/wAITd/9A+1/78J/8TXvf2aP+4KPs0f9wUf2fg/+fMf/AAFf5B9Zr/zv 72eCf8ITd/8AQPtf+/Cf/E1HceDbqGJmOn23HP8AqE/wr3/7NH/cFVNUto/sUvyDoaP7Pwf/AD5j /wCAr/IPrNf+d/ezwD4cXElh8QJwEWFjAUKIoUDlOw+lfRcDbolJ7ivnzQFC/FO9A4AX/wCIr6Ct v9Qn0r53hiMYUMVGKslXrf8ApbPRzVuVSk3/AM+4f+kktFFFfZHihRRRQAUUUUAFFFFABRRRQAUU UUAFFFFABRRRQAUUUUAFFFFABRRRQAUUUUAFFFFABRRRQAUUUUAFFFFABTX+4adTX+4aAPzb/wCC mH/Iw+C/929/9t6i/wCCbX/IY8c/9c7L/wBuKl/4KYf8jD4L/wB29/8Abeov+CbX/IY8c/8AXOy/ 9uK+3/5kP9fzn0H/ADLf6/mLXx1tYLbxnGYYxGZYGkk5yWfz5QST+A+nSuh+BPjPTPDWn3tvdaFF q080xLPNJtUR4Qhehz8y5/KsP4+MG8Y2xAYD7KR8xz/y8TV337IfhvTPE1/r9tqdnFdxeXGBvHzJ knJU9QeByK+eqykqV09T+asopwnxfWjJJq0vyR7T4Q+I3g3XLwWmq6BDpUs/7sTl/MibL7sMTgr8 2D3GeSRXq/8AwgmgZU/2XACo2qQDwN27HX+9z9ea8A+Kvwst/Anl3dnqMc1rO+1LWdgJ168j+8ox 14xkfWvbfhJqk+sfDzR7i4ZnmEbRF26sEdkBz34UV5/tqn8z+8/bPqtD/n2vuRpp4F0CMwldLgUw gCPAI2YYsMf8CJP1NJF4E8PwPE0elW6NCwaMgH5CCSCPTBJP4muU/aE+Ies/DL4Z3ms6Bpv9qas0 8NpBD5d3IVaVwgcLa2l1IxBIwPKIPQnoDy3wy+JPjTxtafDPWdR+yaTp2utffbdMNlcidzsmkg2y XENu6RoiL1gy+QdwAO89tU/mf3h9Vof8+19yOs8afDnwrp2gXF4mkWtvIksL+bkjb+9UZznjgn86 vL4a8AKhQRaQFLK2PPXqoIU/e7An86rfH/8A5I14r/68z/6EtfnhX02VZbPMqcpus42du/6nwHEe fUshrU6UcNGfMr9FbW3Zn6MHwz4AII8rScHAI+0LzgYH8XYEj6UreG/ALNkx6TnaEz569Au0D739 3j6V+c1Fe5/q3L/oIf3f8E+Q/wBfIf8AQFH7/wD7U/RkeG/AKtuEek52lM+ev3Su3H3v7vH0pB4Z 8ALjEWkjAIH79eARtP8AF3HH0r856KP9W5f9BD+7/gh/r5D/AKAo/f8A/an6Mnw14BZApi0kqCzA eevVgA38XcAD8KrzeG/AT3kKGLSWQrK7AzryxKZJ+bqcfpX53UUf6ty/6CH93/BD/XyH/QFH7/8A 7U/RmTw14BmaQvFpLGQlnzOvzEkEk/N3IH5Clk8OeApWlZ49JYy535nX5skMc/N6gH8K/OWij/Vu X/QQ/u/4If6+Q/6Ao/f/APan6M/8I34B+fMekkuNrE3C8jdu/vf3hn61Sl8A/DGaV5ZNM0B5X5Z2 aMs31Oea/POimuHJx2xMvu/4JMuOaU/iwMH81/8AIn6F/wDCv/hf8v8AxKvD/wAvTmP1z60L8Pvh erKRpXh/KnI5j/xr89KKr/V6p/0Ey/r5kf67UP8AoAh96/8AkT9A7X4f/DHzboHS9Awso25MfA2L 059Sau2vgj4bWRY29hoUBYgkxuikkZxyD2ya/O+ik+Hqj0eJl/XzGuN6EXdYCH3r/wCRP0Y/4Rnw BgjytJwcZH2hewwP4uwJH0pW8NeAWOTFpOdoT/Xr0C7QPvf3ePpX5zUVP+rcv+gh/d/wTT/XyH/Q FH7/AP7U/RoeHPAQbd5ek527M+ev3du3H3v7vH0pq+GfAK4xFpPAKj9+vAK7SPvdxx9K/Oeij/Vu X/QQ/u/4If6+Q/6Ao/f/APan6LyeGvAJhK+VpJA3EDz16sAD/F3AA/CorTw14CewgV4tJPy7iDOv 3mA3H73fA/Kvztoo/wBW5f8AQQ/u/wCCH+vkP+gKP3//AGp+jEnhrwDKXLxaS29izZnX5iSCSfm7 kD8hViDwf4K1SeVIbTTbqWXLSLHIHLZIJJAPqAfyr83696/Yx/5Krf8A/YJl/wDRsNceMyOWFw86 yrt8qvb+meplnF9PMcbTwjwcY87te9//AG0+sf8AhW3hg+ZnRrY+YNr5BO4bt3PPqM/Wsjxb4A8P 2HhrUrm10y3t7mG3Zo5QwQoQdwO5jtHzc88Z5Nd5WD48OPBmtH5f+PWT77Kq9O5b5QPduPXivjaV Wo6kVzPddT9SxGGoKjNqC2fRdjeqK6/1D/SvMPhlqWtauPFmi6j4svtSnQR3FjrBhsBKIJ0bZPbi FGh8ncr+UsoeTCZk3AgnhdQ8f+NPB3wwlax1ebxnfX1nf6xDrPiKe1s5rTT49ixOiW1kkU0hLo4j ZIxhyC/A3cp6J4T+1T/yVAf9eSf+jJK9V/Yt/wCQDqX/AF/t/wCi468o/alJb4mRk9TYof8AyJJX q/7Fv/IB1L/r/b/0XHXpT/3dH4llf/JaYj/t78ke6ePP+QzZf9e7/wDoS0UePP8AkM2X/Xu//oS0 V5p+2m34+/5E7Vv+vd/5V+PP7Uf/ACXbxP8A9u3/AKSxV+w3j7/kTtW/693/AJV+PP7Uf/JdvE// AG7f+ksVfU8O/wC9y/wv80exlf8AGfp+qPvX/gn3qNv/AMKP8P2pkCThrnCtxu/0mU8etfUV1oVj e6pbajPbrJeWyPHDKScoG4bA6c+v1r5K/YY0lb74C+H2K5O655/7eZa+mrLUtQ0phHMDe247k/vF /Hv+P514mO/3ur/il+bPPxH8afq/zN7TNIsdGt/IsLOCyhzkpBGEBPqcdTUeo6zb6f8Auywe4I+W FeT+PoPrWRe6zf6ifLtEazhPWRsGQ/TsP1/Cl0zQ1gO4gs5OSzck/U1wnOafh+A2+nqh6j/CtOoo I/LTFS0AFFFFABRRRQAUUUUAFFFFABRRRQAUUUUAFZXiT/kGS/StWsnxMyppUzMQqhSSScACgDwz wAtq+veIxetGlmS/ntK21AmX3Fj2GM5NbXxb+Cnh34vWFrNrjXVtq8MKw2WvWERlEsRJZRIijBHJ J4A+bKsMlRyXgHTbPxP4quLma687R1m+0m3GPKuTuLRs57qvLbehO0n7uDt+Mf2rbODVJNG8FaJN 4tv4/le4jJW2T3BAJYZ78D0Jr5LhTFxwGU0qim4y56v/AKdnpbr59D38dkmI4hxlXDxoqdNRg220 l8EdXJtKK7a3bvbz88+D37JPhOWY6vr3iS38WWKSkQQaQHNu+D/y0cDJ91GPqa+jvHdjdeItJtLT R9VTShDPHK6PaSlZVQghMoylRkZxyDgAjGQflX4J/GPx14S8ExQ6J4YsNc0JLiRvMDkTsxPzAAPn /wAc/OvoT4U/tFaB8Sr06TcW0ugeIVzu068/jI6hGwNxHcEA+2BmvssZmn1rEOFWT0dlzJx/Dv8A ieTl/B1bKsv+sYanCUbJzdKpGpb1abdl32RiyeHptEvrFbzxDYae7XqSQpPctuChoi0iBoRvncRu Gbj778nedvtP9s2h/jf/AL9P/hTtQ0qy1izktb20hvLaQYaKeMOrfga5I+AtQ8Ot5nhTV2tIQc/2 VqWZ7Q89FOd8f/ASR7VcIU5qzlZ+e34bfd8zyatSvSldQ5o+XxL5PR/en5M6v+2LX++//fp/8KP7 Ytf77/8Afp/8K5WP4jJo8i2/ivS5fDspO0XbfvbJzx0mUYX6OFrsbeaC7gSaB45oXGVkjIZWHqCO tTUozpayWnfp9+xdHE0sRdU5ardbNeqeq+aIP7Ytf77/APfp/wDCj+2LX++//fp/8Kt7F/uj8qNi /wB0flWJ1FT+2LX++/8A36f/AAo/ti1/vv8A9+n/AMKr+I/EWl+E9IuNU1a6hsbC3XdJNLwB6D1J PQAck9K+e9T/AGq9b8R3UsfgTwY9/aI20ahqR2Ix/wB0EAfi+fYVzVcRTotKT1fRav7ke3l+TYzM oyqUIpQjvKTUYr1lJpX8tz6M/ti1/vv/AN+n/wAKP7Ytf77/APfp/wDCvmqL9pP4i+HT5/iPwJaX NkvMj6XKQUHcnDSDj3x9a9t+GfxY8O/FbSTe6LP+8jwJ7SZQs0BPQMvPB7EEg+vBqaeKp1Zci0fZ pp/ibY3IsbgaP1mSU6e3NCUZxT83Fu3zsdR/bFr/AH3/AO/T/wCFH9sWv99/+/T/AOFW9i/3R+VG xf7o/Kus+eM6bxBbxsI4orm5mYErHFA3zY7bmAUH/eIqodH1Kdmul1EWN5KR5gjhWRQgPyxgsASB 83PcuxwMhRuhQOgApaqLcXdETipx5X+Da/FamL/Z2tr93WYG/wCulln+Tij7L4gXpqWmv9bCQfr5 39K2qK09rLsvuX+Rj9Xh3f8A4FL/ADMXZ4hX/lrpkn/bKRf/AGY0eb4hX/l20yT/ALeJE/8AZDW1 RR7TvFC9hbabXz/zuYv23Xl+9pNk3/XPUGP84hR/a2rL97Qnb/rldRn+eK2qKOeP8i/H/MfsZ/8A Px/+S/8AyJjf27er9/w/qI91kt2H/o3P6Uh8Ssn39I1RPpAG/wDQWNbVFHPDrH8xeyqLao/ml+iR i/8ACV2q/ftNTj/7h07f+goaq6n4v0v7FIGlni4P+ttZU/morpKqap/x5S/Q0Xp/yv7/APgD5a/8 6/8AAX/8kfO2i65p8PxHuryW8hhtZBtWaVwik/Lxk49D+Ve+2PibR54U8vVbGTj+G5Q/1rxDQv8A kqt9/u/0Sveo7C2ngXzbeKTj+NAa+O4ZcPZYu6f8et/6W/I9vNlW56PK1/Dh0f8AKvMmivILj/VT xyf7jg1NWXN4W0W4/wBbpFhJ/v2yH+lQ/wDCG6IPuaZbxf8AXFdn/oOK+xtT7v7v+CeJzV19lfe/ /kWbVFYv/CI6cPuG8h/65X86fycUf8Iwi/6vUtTi/wC3tn/9CzRy0+kn93/BFz11vBfJ/wCaRtUV i/2DeJ/q9f1FfZlgcfrFn9aP7M1hPua2H/672at/6CVo5I/zr8f8h+1n/wA+3/5L/mbVFYvkeIY+ l7psw97SSM/n5po87xDH/wAummT/AEupI/8A2m1Hs77ST/rzsL29vig18r/lc2qKxf7U1iP/AFmi B/8Arhdq3/oQWj/hILlP9boWpR+48lx/47ITR7KXl96/zH9Yh1v/AOAy/wAjaorF/wCErtU/1trq MP8AvafMR+aqRR/wmWir/rNRit/+vjMX/oQFHsan8r+4X1qh/OvvRtUVQttf0y8x9n1G0nz08udW /kavAgjIOQe4rNxcd0bxnGavF3FoooqSwooooAKKKKACiiigAooooAKKKKACiiigAooooAKKKKAC mv8AcNOpr/cNAH5t/wDBTD/kYfBf+7e/+29Rf8E2v+Qx45/652X/ALcVL/wUw/5GHwX/ALt7/wC2 9Rf8E2v+Qx45/wCudl/7cV9v/wAyH+v5z6D/AJlv9fzGh8fW3+MrY5Lf6IRknPSeYVf+BXjbVPBL anJpqxo92BH50ibthXnK9s8989RVD4+sW8ZWxZ/MP2QjOT08+bA59On4V7R+xnbxXPh3U45o0lQ3 7ZV1DA/u4+xr5yt/BP5tyf8A5LCt6S/JFHR9D174ka6fLE9/dSsDNdTElYx6sx6Adh+AFfV3hrQo fDOg2Ol253RWsYTcRjcerN+JJP41fggjt4ljijWJB0VAAB+FSV5Z+5EF3Y21/EI7q3iuYwwcJMgc Bh0OD3FMGl2QNmRaQA2f/Ht+6X9x8pX5OPl+UleOxxVqigDjfjDpL698Ntc02J1ikvIkgV36KWkU ZP5184/8MSa//wBDHpv/AH6kr6T8b2+pDSbhze25s/OhPkfZjvx5qcb9+P8Ax2utr1cHmeJwMXGg 7J+SZ87meQYDOJxqYuDbirLVr8j4/wD+GJNf/wChj03/AL9SUf8ADEmv/wDQx6b/AN+pK+wKK7/9 Ycw/nX3I8b/UnJf+fb/8Cl/mfH//AAxJr/8A0Mem/wDfqSj/AIYk1/8A6GPTf+/UlfYFFH+sOYfz r7kH+pOS/wDPt/8AgUv8z4//AOGJNf8A+hj03/v1JUbfsVa8s8cX/CRadl1Zs+VJ2x/jX2JVWX/k I2//AFzk/mtH+sOYfzr7kH+pOS/8+3/4FL/M+Sf+GJNf/wChj03/AL9SUf8ADEmv/wDQx6b/AN+p K+wKKP8AWHMP519yD/UnJf8An2//AAKX+Z8f/wDDEmv/APQx6b/36ko/4Yk1/wD6GPTf+/UlfYFF H+sOYfzr7kH+pOS/8+3/AOBS/wAz4/8A+GJNf/6GPTf+/UlH/DEmv/8AQx6b/wB+pK+wKKP9Ycw/ nX3IP9Scl/59v/wKX+Z8dxfsVa9K8qjxFpw8ttp/dSc8A/1qT/hiTX/+hj03/v1JX1taf6+9/wCu w/8AQEq1R/rDmH86+5B/qTkv/Pt/+BS/zPj/AP4Yk1//AKGPTf8Av1JR/wAMSa//ANDHpv8A36kr 7Aoo/wBYcw/nX3IP9Scl/wCfb/8AApf5nx//AMMSa/8A9DHpv/fqSj/hiTX/APoY9N/79SV9gUUf 6w5h/OvuQf6k5L/z7f8A4FL/ADPj5v2JteVSf+Ej07gZ/wBVJTYP2KdenhjkHiLTgHUNgxSdxX2D J/q2+hqGw/48bb/rmv8AIUf6w5h/OvuQf6k5L/z7f/gUv8z5H/4Yk1//AKGPTf8Av1JXo3wK/Z01 T4TeMbjWbzVrS/ilsntRHAjKwLOjZ57fJ+te9UVhWzvG4inKlUkrPfRHVhOEspwVeGIo02pRd17z /wAwrC8dMF8HawxzgWrk4kCdv7zAhfqQQK3awvHLiPwdrDMzKq2rksknlkcdQ2DtPvg49K8ej/Ej 6o+oxP8AAn6P8hmh/D3wr4YSVNG8M6PpKS3b6hItjYRQh7lwVec7VGZGDMC/UgnJ5qHxL8OvCnib TNPtNY8MaNqtrpZD2EF9p8UyWjBdoMSspEZ2krlcccV01RXX+of6VkdJ8AftUjHxPUDgfYk/9GSV 6r+xb/yAdS/6/wBv/RcdeVftU/8AJUB/15J/6Mkr1X9i3/kA6l/1/t/6Ljr0p/7uj8Syv/ktMR/2 9+SPdPHn/IZsv+vd/wD0JaKPHn/IZsv+vd//AEJaK80/bTb8ff8AInat/wBe7/yr8ef2o/8Aku3i f/t2/wDSWKv2G8ff8idq3/Xu/wDKvx5/aj/5Lt4n/wC3b/0lir6nh3/e5f4X+aPYyv8AjP0/VH37 /wAE/VB+Afh7IB+a66/9fUtfUpgjbrGh+qivlv8A4J+f8kD8Pf711/6VS19UV4mO/wB7q/4pfmzz 8R/Gn6v8yMQRDpGg+iinhQOgA/ClorhOcKKKKACiiigAooooAKKKKACiiigAooooAKKKKACvPvGc reMje6TEGGiWh238w4+0Sf8APup/ujjef+A/3q3vFOp3Mtxb6FpkrQ6leqWe4QZ+yQA4aX0z/CoP Vj6A07UdLt9F8MiytE8u3gj2qM5PuSe5JySe5Jrpj+6jzv4nt5ef+X39jz5/7TN0l8C+Lz/u/q/u 6u3xf8WPE95o0U2g6Wxt7jXL77LuT5cRBiGUY6ZLKPoTXrPgb4fWnhnw0iRj7NZRKplmVCXmc4GS FyWYkgADPUACvEvjPazwaxp2uQJ5h0rUWldR2BdTn81UfjX2B4MOn/EH4cxnSdWubG3v4QBe6c6L cRf3gCysFbqp4yOcYODX5twfZ4O8t1Kpb09rO9vnufrPETqQy3Dxofw5P37fzqMeVS9I2a+Z5F8O vCXhjwz4NNvp99O0cchcRpFLLIxdlGFVVJdgWQFVBK7hkDNc58avAkkGlf27bh7XV9OC3MF2oMcm 1fmwc4OQORnkEe5r1D4SeBfDXjzwWuqWtxetE260T7Ta2nyBTHuxH5JTLeUmTgnjjGBjO/aZ1bS/ BPw4XSY5N95c24sLSF33Suu0KzE9Thep9SPWvvMziuWqq/S/3/53PjOEKlVYzBvLtbuKVtnF7p/3 bXv0sem/Bzxw/j7wBo2rzYFzcQDztowPMX5XwOw3A13NeO/s4aNP4e+H+lafOpSWOIs6n+FmYuR+ BYivYqmi5OnFz3sr+plmUaMcbXjhv4anLl/w3dvwGSxJPG0ciLJGwwyOMgj0IrkZ/hrbWVw914cv rjwzcsdzJaYa2kP+1A3y/wDfO0+9djRXXCrOn8L/AMvmtmeLWw9Kvb2kbtbPZr0a1XyZxf8AwlWv eGht8RaOby1Xrqeiq0q49XhPzr3+7uFdFpHiLTPEFkbrTL6G9gHBaFwdp9COoPsa0q5TxR4D0rV2 kv0jk07VAONQ09zDP+JHDD2YEVrzUqnxLlfdbfd/k/kc/s8TQ/hy512lo/lJb/NX7yPnP48axP8A E34w2Hg0yONF0uIXV1CjY82QjPOPZkUem5q7rS/DGn6fHbWl3eWulr5DyxWzSCMLDGAXYDsq5GT0 GfevHNeurr4W/HNNZ1yZ9Vs9Ri8h7sRrG7YCgbhkLkbEyeBg5r6o8N+JPDniq6sRBeNb6laq5Wxu F8mb5l2klGGWGOhXj3ryMLScp1ppXalq/Lp8rH3uf4n2eFy6iny0pUk4ro5tv2nk5KWjs20rdDg2 0Owur2Kz0+5nkuZbYXkLfZ5hFLEQp3pIV2MPnXoSea8b8TJN8GfiVonizT1+yRT3IttRgj4SVGPz cdMlQT/vKD1r6+0nwtZ6GweJ5ZWWzgslMzA7Y4g23GAOTuJPrx6V8tftLXlr4p8caH4O00rPdG5W e78vnyVwQM++0sxHpj1rPH29jf7Sat63OjhJzeY+zf8AClGXtO3Jyu7fp087H1tYXQu7dJAc5Gas 1g+EGZtKi3egrer0T4sKKKKACiiigAooooAKKKKACiiigAqpqn/HlL9DVuqmqf8AHlL9DQB4JoX/ ACVW+/3f6JX0Dbf6hPpXz9oX/JVb7/d/olfQNt/qE+lfH8NfwsV/1/rf+ls9nNPjpf8AXuH/AKSi WiiivsDxgooooAKKKKACiiigAooooAKKKKAKlzpNjeZ8+yt58/8APSJW/mKonwdomcppltAfW3Ty j/47itmitFUnHaTMJUKU3eUE/kjF/wCEUtY/9Tdajb/7l/MR+TMR+lH9hXsX+p16+A/uzJDIP/QA f1raoqvbT6u/rr+ZP1akvhVvRtflYxfsmvw/c1GxuB6TWbKf++lkx+lH2vX4fv6dY3A9Ybtlb/vl o8f+PVtUUe0v8UU/w/KwvYW+CbXzv/6Vcxf7fu4v+PjQr+Mf3ojFKv8A46+79KP+Ev05P9ebmzPf 7VaSxD/vplA/Wtqijmg94/c/87h7Osvhnf1V/wAuUoWWvabqJAtNQtbk+kUysf0NX6qXukWGpAi7 sre6B/57RK/8xVD/AIRDTE5t0nsT2+x3MkIH/AVYD8xRam+rX4/5Beuuifza/Cz/ADNqisX+xNQt /wDj11y5x2S6ijlX9Arf+PUeZ4gtfvRafqCjqUd7dvwBDj9RR7NP4ZL8vz0D2zXxwa+5/k2/wNqi sX/hI5Lfi90nULUd3SITr/5DLH8wKs2PiLTNRk8q3voHm/54lwsg+qnkflSdKaV7aFRxFKT5eaz7 PR/c9TRooorI6AooooAKKKKACmv9w06mv9w0Afm3/wAFMP8AkYfBf+7e/wDtvUX/AATa/wCQx45/ 652X/txUv/BTD/kYfBf+7e/+29Rf8E2v+Qx45/652X/txX2//Mh/r+c+g/5lv9fzGh8fefGVt84f /RDyM/8APebjn06fhXtn7Fv/ACAdS/6/m/8ARcdeJ/HzH/CZW2Mf8eh+7n/n4m9a9s/Yt/5AOpf9 fzf+i46+crfwT+bcn/5LCt6S/JH1cOlLSDpS15Z+5BRRRQBw/wAbNRuNI+FfiK+tX8u5toBNE5AO 1ldSDg8HkV8g/wDDVPxK/wCg9F/4Awf/ABFfXPx4gluvhD4nhhjeaaS12JHGpZmYsoAAHUmvhH/h WXjD/oU9c/8ABdN/8TX3XD1HC1KM3iIxbv1t28z8e43xWY0MVRWCnOKcXflclrfrY7X/AIap+JX/ AEHov/AGD/4ij/hqn4lf9B6L/wAAYP8A4iuK/wCFZeMP+hT1z/wXTf8AxNH/AArLxh/0Keuf+C6b /wCJr6z6rlv8kPuifm/9o59/z+q/fM7X/hqn4lf9B6L/AMAYP/iKP+GqfiV/0Hov/AGD/wCIriv+ FZeMP+hT1z/wXTf/ABNH/CsvGH/Qp65/4Lpv/iaPquW/yQ+6If2jn3/P6r98ztf+GqfiV/0Hov8A wBg/+Irv/gL8dvGvjv4raPpWs6sl1YypPvjW1iTdiJmHKqD1VT+FeF/8Ky8Yf9Cnrn/gum/+Jr0/ 9mnwT4i0T4y6JdajoOp2FssdxumurOSNBmFwMllA6kD8a4cdhsBHC1XCEL8rtZK+x6+UY7Op5jh4 1qtVxc43u5WtdXv5H25RRRX5Of0kFFFFABRRRQBVtP8AX3v/AF2H/oCVaqraf6+9/wCuw/8AQEq1 QAUUUUAFFFFADZP9W30NQ2H/AB423/XNf5CppP8AVt9DUNh/x423/XNf5CgCxRRRQAVheOpPK8Ha y/mNDttXbzEcoy4HUMASCPXBx6Vu1h+OJjb+D9YlEpgKWzt5oZlKYHXKgkY9QCfStaP8SPqjmxP8 Cfo/yNyorr/UP9KlqK6/1D/SsjpPgD9qn/kqA/68k/8ARkleq/sW/wDIB1L/AK/2/wDRcdeVftU/ 8lQH/Xkn/oySvVf2Lf8AkA6l/wBf7f8AouOvSn/u6PxLK/8AktMR/wBvfkj3Tx5/yGbL/r3f/wBC Wijx5/yGbL/r3f8A9CWivNP202/H3/Inat/17v8Ayr8ef2o/+S7eJ/8At2/9JYq/Ybx9/wAidq3/ AF7v/Kvx5/aj/wCS7eJ/+3b/ANJYq+p4d/3uX+F/mj2Mr/jP0/VH39/wT8/5IH4e/wB66/8ASqWv qivlf/gn5/yQPw9/vXX/AKVS19UV4mO/3ur/AIpfmzz8R/Gn6v8AMKKKK4TnCiiigAooooAKKKKA CiiigAooooAKKKKACquqanb6Npt1f3cgitraNpZHPZQMmrVc14v06bXrnSNLCFrJ7kXN6c8eVF8y oR33Ps/AGtaUYymlJ6dfQ58ROVOk5U1eXT1ei+V9/Ib4F02dbKfWdQjKarqzi4lVusMf/LKLr/Cu M+5Y960fEnOly/7ta1ZXiT/kGS/SlUm6knJ/15fIdCkqFNU10/F9W/NvVnzHB4fXX9W1aF4lmQSs rRuMhgWbII/CuUl0PxX8FzqGr+C9XltrNFM9xpU6eYjADkqCCGIH0bA6mvWvhjEsvi7WVYZHnf8A sz13fiPRLG+02e/32lhpyIT9vveUbpyEyMqecHcM4yAQQT8Lwth4V8ppcyd1Ora2j/iz2Pt8Vm+J yvFVVSacJRhzRklKDtCNrp9u+j8z5T+DXxW+Ii+DW0jwhHp0em29w5e9uI/nDuASPmbBxweF7jNd d4W+Fupa94mXXfFOpSeIdbJBDvkxRemMgZx2GAB6d67X4WeBfD89jLpnhfW9LeOGaSQwPYSLIdzF iQGlBKjOAewAFel3enxfDzRbnWNa8RaDomlWi77jUNRtzbwQrnGXke4CqMkck96+yxGEi8Q51XKW t1zvX1aslc8nB8RVvqCoYOnSoqStJ0Y2uv5VJyk0u6TV/wADpfCWjDSrBFIwcV0FczoGp3XibRrP VdF8RaHq2lXkYmtr6xtjNBOh6MjrOVYH1BxVi8m1TTo0kuta0m2jd1iVprNkDOxwqgmfqSQAO5rQ 8U3qKwLW41K9slvLfW9IuLR0EizxWbNGUIDBgwnxggg59DSaZdajrWn21/p+u6Pf2NzGJYLq2tGk ilQjIZWWchgR0IoA6CmSoJI2U9xWX9m13/oJad/4L5P/AI/R9m13/oJad/4L5P8A4/QB5L8Yfhpa +JbaaK6t/Ogc5yvDIezKexrxWHRfHvhSyXS7C40/xRo0R/cWerx/PB6bGJDJj/ZcfQV9eXekaxeR lZL/AE5gf+ofJ/8AH649/AMurq9zb3+l38QZ0xbwMgLqSrKXEj4IYEHgkEEYzXPOgpTVSLcZLqnZ nuYPN62FoSwk4Rq0ZauFSKlG/dJ6p+aaPn2PxL8a59NnsF1KDSbV1IUGZZZEGPupITI4+pbj1FS/ CDw/pvhrVh/bqXWn61cv+9vtUH7uZieQkvK8nnk5J619B6R8P7OWaRJY/KuYSBJC3UA5wwPdTg4P sQcEEDsrXw1YxWjW0ltFNC4w0ciBlYehB4NXToUlU9pXvOXdvVenT8L+ZGMznF1cN9UwUYUKb3jC NlLtzNtzdui5rLs9C1pFsltZRBCGUqCCDkEVdrjG+H0miEy+FdUl0Q9fsMgM9kx/65k5T/gBH0oP jm/8PnZ4o0aWyiBwdT0/NxadcZbA3x9vvLj3rv8AYc/8J83ls/u6/Js+V+tulpiY8nnvH7+n/byR 2dFc34L8f6P47t7l9MuUkltZDFPDuBKkEgMPVTjIYcH65FaAv7nUIXksTDBbYOy7uAXV8Y+ZUBGU POG3DOMgFSCcZ050pOE1Zo66NaniKaq0pJxfVGpRWBZz6nqKM9rrWlXCqcEx2Ttg/hPVbxFrc/hD RbrWNd8TaDouk2i77i/1G3NvBCucZeR7gKoyRyTUNNOzNU1JXTOoormtC1W68UaPaato3iPQ9X0q 8jE1tfWNsZoJ0PRkdZyrA+oOKnvJtU06NJLrWtJto3dYlaazZAzscKoJn6kkADuaQzeork9Q8RnS fD0+v33ivw9Z6FBD9pm1S4h8u1jiwG8xpTcbQuCDuJxgiovCHi6L4g6Mur+FvGPhrxLpLO0a3+jo LuAuv3lEkdwVyO4zxQB2NFYV5Jqun27T3Ws6VbQKQDLNZOigkgDJM+OSQPqama31xVJOpacAOSTY Scf+R6ANeqmqf8eUv0NUdPuNRubSO8ivdN1W2mRZIWto2iR1ODuD75ARt5GBzxyKmnvUvtMmdVaN 1ykkUgw8bAcqw/EHIyCCCCQQaAPDNC/5Krff7v8ARK+gbb/UJ9K+ftC/5Krff7v9Er6Btv8AUJ9K +P4a/hYr/r/W/wDS2ezmnx0v+vcP/SUS0UUV9geMFFFFABRRRQAUUUUAFFFFABRRRQAUUUUAFFFF ABRRRQAUUUUAFFFFABRRRQAVWvtNtNTj8u8tYbqP+7NGHH61ZopptO6JlFSVpK6MX/hFobfnT7y8 00josM2+P/vh9ygfQCk8zXdP+9FbavEO8R+zy/kSVJ/Fa26K19rJ/Fr6/wCe/wCJz/V4L+G3H02+ 7b8DJtPE1lcTrbzGSwu24FveJ5bMf9knhv8AgJNa1Q3dnb6hbvBdQR3ELjDRyqGU/UGsg6NeaR8+ kXJeEcmwvHLRkeiPyyf+PD2FFoT20fnt9/8AXqLmq0/iXMvLf7uvyfojdorP0vWYtTMkRR7e8hx5 1rLgPHnp7EHswyDWhWcouLszohONSPNF3QU1/uGnU1/uGpLPzb/4KYf8jD4L/wB29/8Abeov+CbX /IY8c/8AXOy/9uKl/wCCmH/Iw+C/929/9t6i/wCCbX/IY8c/9c7L/wBuK+3/AOZD/X859B/zLf6/ mND4+/8AI5W3yBP9EPAz/wA95uefXr+Ne2fsW/8AIB1L/r+b/wBFx14n8fVK+MrYMnln7ITjB6ef Ng8+vX8a9s/Yt/5AOpf9fzf+i46+crfwT+bsn/5LGt6S/JH1cOlLSDpS15Z+4hRUV1dQWNtLcXM0 dvbxKXkllYKiKOpJPAHvWRJ468Nw67p+iSeIdKTWdRWVrLTmvYhcXIiJEpjj3bnCEENtB2kc4oAz fG2rltJuLb7BeAefCvnmMeX/AK5Oc5zj8K66uS+K2rR6D8P9W1KVGlitFjnZE+8wWRSQPfivIf8A htjwz/0ANW/OL/4qu/D4DE4uLlQhzJHjY7OMBls1DF1VBvVXv+iPouivnT/htjwz/wBADVvzi/8A iqP+G2PDP/QA1b84v/iq6/7GzD/n0/w/zPN/1qyX/oJX3P8AyPouivnT/htjwz/0ANW/OL/4qj/h tjwz/wBADVvzi/8AiqP7GzD/AJ9P8P8AMP8AWrJf+glfc/8AI+i6qy/8hG3/AOucn81rwfS/2yPD ur6naWMOhams11MkCM7RhQzMAM4Y8c17xL/yEbf/AK5yfzWuHE4OvhGlXjy32PXwOaYPM1KWDqKa jva/X1LVFFFcZ6gUUUUAFFFFAFW0/wBfe/8AXYf+gJVqqtp/r73/AK7D/wBASrVABRRRQAUUUUAN k/1bfQ1DYf8AHjbf9c1/kKmk/wBW30NQ2H/Hjbf9c1/kKALFFFFABWH43Yp4R1dhIIiLZz5hLALx 1ygLf988+lblYfjjP/CH6xt27vsz43b8dO+z5v8Avnn05rWl/Ej6o5sT/An6P8jcqK6/1D/Ssjw/ 458N+LbS/utD8QaXrNtYTyW13Np97HOltMn345GRiEZe6nBHeoNJ8e+GPFnhJ/Eeh+I9J1nw8Vkb +1tPvop7TCEhz5qMU+Ugg88YOayOk+Hv2qf+SoD/AK8k/wDRkleq/sW/8gHUv+v9v/RcdeVftUnP xPUjkfYk/wDRkleq/sW/8gHUv+v9v/RcdelP/d0fiWV/8lpiP+3vyR7p48/5DNl/17v/AOhLRR48 /wCQzZf9e7/+hLRXmn7abfj7/kTtW/693/lX48/tR/8AJdvE/wD27f8ApLFX7DePv+RO1b/r3f8A lX48/tR/8l28T/8Abt/6SxV9Tw7/AL3L/C/zR7GV/wAZ+n6o+/v+Cfn/ACQPw9/vXX/pVLX1RXyv /wAE/P8Akgfh7/euv/SqWvqivEx3+91f8UvzZ5+I/jT9X+YUUUVwnOFFFFABRRRQAUUUUAFFFFAB RRRQAUUUUAFec+KfD2r33i2+1GwOqG2it7eBrez1Jo/tG6QmXajSBEZUVPmG0ne3JNejVzWhXMp8 ZeKLaV2IU2s0SM2QEaLbkDtlo2/KtYR5lJ9l+qX6nPVqKEqcf5nb8G/0NbQEvo9C05dTYPqK28Yu WXGDLtG88cdc9Kh8Sf8AIMl+latZXiT/AJBkv0rI6DwnwHtOveIhJI0MbOVeVX2GNSzhmB7EDJ/C sn9qO/uF8WaTp4mdbGPTklW3BwgcySKWx64VR+FangK9sLTxPrS6jPbwwSylSLl1VWG5sjng9a6v xlZeC/GNjDba7qVpLNbxlINXs7xGmRR0DrnLE56ANkgn5c4r5PgjM8HgsDTdepFWlV0bV1erPo2a cX5ZisyU6WHi7tQ72dox0PlyyvbjTrqK5tZnt7iJtySxsVZT6givsD4oSXNtpHhbXYtPXXJNK1CO 7bSxcQQTXbNDJGohad0i80NIGUO6A7ThgcV5V4E8G/DXSrhr3VvEJ1oq58qGWymgjA9WUrlj+n1r 0Txt418O+J7KztbHxNY6fHHNm4+0aZNcGWHaQ0SkMhj3ZALA5xkd819xmmd5diZRVOtHS+t1/mfI cN5Hj8vhUliINc1rLV7X7aanmnxEsfFfijw5fano6P4Lv7mJorHRLLxAsby3Ul1unikS2vbaN7xo t33bgBWb5Zg3ziHw98P/AIjXH/CEr4g03xVqN3ZvaSJdy6vHb2unxx3TNIl3bf2ncm4lKeVslL3L 4TJkRid3W2H/AAjOnXkFzB41SGWKZCrQ2l0hjhXygIkAlxgrFtJcOCCOODu9J/4W94Q/6DKf9+ZP /ia8P+0MH/z+j/4Ev8z7T6tX/kf3M8p8M/DbxxY/CTxb4eihv7DxN4hvIkm1bVtRN/FEsttAk9wq fad2E2yAxqYyzjI4O+uY1Lwj8Q/DV/pHg+Q6nrdxGuoXWm3Xg67/ALDso2ee1eGWa3e9LmC3eSRW iLy7kOBHICVHvv8Awt7wh/0GU/78yf8AxNH/AAt7wh/0GU/78yf/ABNH9oYP/n9H/wACX+YfVq/8 j+5nifgrwx418ZM0gbxZY6ZNqLC/v7vxG2y9CXEux7QR3JeCJFAjdAsLPx8r430mm+EfizpPh/Ur 3R7LxJBrNtPFusNe8SJeLqd20c0VzdQMbh1htf3sMqQkxYMBxBGT83tv/C3vCH/QZT/vzJ/8TR/w t7wh/wBBlP8AvzJ/8TR/aGD/AOf0f/Al/mH1av8AyP7mfPbfDz4waZ438UQ3EvinWvDbwKinT9SM L39skkWIYLmTWQYLkxCQeYlpbEsTunzhz778F9BvvDfw+tLHUbK7065FzdzfZb+6W6uI0kuZZEEk qu4d9rLlt7ZOcknmp/8Ahb3hD/oMp/35k/8AiaUfFnwtKr+Rqkc8ijIj/wBUW9g0m1fzIo/tDB/8 /o/+BL/MPq1f+R/czo50RdWtJA584xyJ5e/AKfKSxHfBCj23n1q7XJWPi7Q5LyS9vNd0lZivlRRp eIwiTOT8xIOWOCeAOFGDtydH/hOfDn/Qf0z/AMC4/wDGj+0MH/z+j/4Ev8w+rV/5H9zNyobyB7q0 mhSeS1eRSomh270z3XcCM/UGsn/hOfDn/Qf0z/wLj/xo/wCE58Of9B/TP/AuP/Gmsxwad/bR/wDA l/mJ4Ws1Zwf3M5fSvg54a8GtdanaterevG6y38t64dVYYdjghTgZbkHkA9QKd8WbmW2tdNtoZGit 5PM3xocK23ZgEegzW1qnxA8LRWwjn1exuY52EJjjlWUENwdwBOFx1J4xWRd+K/Dc1otjq+o6fqFt GpCXkd0juABwWAO7ceBld2SCTtziu2Oc4Z1o1q9eMvWS/wAzyKmTtYWeFwlLkv2TX3272OH8J3U1 r4j07yZXj8y4jR9pxuUsAQfUV33xVs79bbQdYsNHfxC+i6kt6+kwzQxTXIMUkQ8pp3SLzFaVWUO6 A7fvA4rI0XxN8O9Cm86HU1mmBysk8UjFPp8mB9etW/EXj7wT4js4IJ9XgJguoLuN5LSR9jxyK+Vy vBIBXI6bj9KeMzfAV5pwrR0/vL/MnK8qxeDpONSLu32Z5J8SdN8W+IdJuZ9Mik8D61e2rtp3hy01 9YpriV7vNwrxW97bJJdNFuBK3AVXb5Zw3ziDw98P/iNcf8ISviDTfFWo3dm9pIl3Lq8dva6fHHdM 0iXdt/adybiUp5WyUvcvhMmRGJ3eoaZ4m8E6W+nRxa5AljZXN1dx2cVlIiCSV2ZCABgbA7jpyWzx ium/4W94Q/6DKf8AfmT/AOJrg/tDB/8AP6P/AIEv8z2vq1f+R/czy3wp8P8AxT4d+EXi+0utE1nU vEd1e22omC41eO5e/kWO2aQQNNcFIzujdcMYlLAnodx5n4t+Gfip40Enifwv4b1vwm93PAlzoSXF udSkMKSBLiQ2msWkRXLgbTdvlUUNE3AX3j/hb3hD/oMp/wB+ZP8A4mj/AIW94Q/6DKf9+ZP/AImj +0MH/wA/o/8AgS/zD6tX/kf3M8tPw28f2uoX2s22pa/NrGoSlLj7RrkgtViVbXYY7T7Q0EBJScny gCcsCzBhnh/BngL4uWnh7V7bxXa+MNZgfVIpZ7DTdX+w3F0dkoaa2un1udlh8wwu0ObRCiELB8zR n6K/4W94Q/6DKf8AfmT/AOJo/wCFveEP+gyn/fmT/wCJo/tDB/8AP6P/AIEv8w+rV/5H9zLvw10m 70D4eeGNM1CIwX1npltbzxFw5SRYlVhuBIOCDyDird8saXl9slJke3jZ4ey8uA+PVsEZ9EHpWLL8 XPDJiLW2pRXEmQu1iYgM9yXA4HfGT6A1i3vxI0WCC7lj1SwutQuUYlGeRUUjASMOI2woG45x94kg DccXHHYSe1aP/gS/zMp06lNXlF/czhtC/wCSq33+7/RK+gbb/UJ9K+avD+uJ/wAJ3PfP5JaSLIjS cbWfap2K7BQeRjJx68V79pmvTXEVoH0m8iEsRdnDRSJERu+UlXOScDGAfvD3x8/wvHnoYqcWmvb1 uq/ne3c782qxjVowle/s4dH2W+mnzNyism38SW8xs1a21CB7olUWWxl+Ug4O8hSE9ixAPbNNg8X6 NPHauNQiiF1L5EAnzEZJOPkAbBzyOPevsvZVP5WeJ9Yo/wA6+/0/zX3o2KKqQavY3SO8N7bzIj+U zRyqwD/3Tg9fardZtNbm0ZRkrxdwooopFBRRRQAUUUUAFFFFABRRRQAUUUUAFFFFABRRRQAUUUUA FFFFABRRRQAUUUUAFFFFAGL4msylt/alsoGoWCtLGR/y0QcvGfUMB+Bwe1a0EyXMEcsZykihlPqC Miq2t4/sa/yxQfZ5PmBxj5TzTPD/APyAdNwxcfZovmJzn5BzWz1ppvozkj7tdpdVf5rT+vRGhTX+ 4adTX+4axOs/Nv8A4KYf8jD4L/3b3/23qL/gm1/yGPHP/XOy/wDbipf+CmH/ACMPgv8A3b3/ANt6 i/4Jtf8AIY8c/wDXOy/9uK+3/wCZD/X859B/zLf6/mND4+qU8ZWwKlf9EJwRjrPMa9s/Yt/5AOpf 9fzf+i468S+PihfGNsBux9lJ+YY/5eJq9t/Yt/5AOpf9fzf+i46+crfwT+bcm/5LCt6S/JH1cOlL SDpS15Z+5Hmn7Qvw/wBb+J3w3m8P6BqB0y9uLu3Z7gS3Ue2ESAyZNtd2sh+XPy+aAehHQjz/AMG/ DPxl4L0/4e+H7jSp9YuLOSK81HxBBdo1qzCR3eK7F3cTXjGMSu0JikkUyMS+xRg/RdFAHn3x/wD+ SNeK/wDrzP8A6EtfnhX6VfEezt9U8G39ndIs1vO0UUkZPDKZUBHHtXP/APDO3w5/6FW0/wC/kn/x VfV5Nm9HLqc4VIt3d9Lf5n5vxTwzis9r06tCcYqKtrfvfomfnrRX6Ff8M7fDn/oVbT/v5J/8VR/w zt8Of+hVtP8Av5J/8VX0P+tGF/kl+H+Z8T/xD3Mf+fsPvl/8ifnrRX6Ff8M7fDn/AKFW0/7+Sf8A xVH/AAzt8Of+hVtP+/kn/wAVR/rRhf5Jfh/mH/EPcx/5+w++X/yJ8H+Cf+Rz0D/sIW//AKMWv0sl /wCQjb/9c5P5rXD2vwA+H1lcw3EHhm2inhcSRuskmVYHII+b1ruJf+Qjb/8AXOT+a18tnOZUsylC VJNct97dT9E4VyHEZFTqwxEoy52mrX6X7pFqiiivnD7oKKKKACiiigCraf6+9/67D/0BKtVVtP8A X3v/AF2H/oCVaoAKKKKACiiigBsn+rb6GobD/jxtv+ua/wAhU0n+rb6GobD/AI8bb/rmv8hQBYoo ooAKwPH0TT+CtbjVQzPaSKAQxySuOi/N+XPpW/WH44iM/g/WIxEZy9s6+UFZt+R0wpBOfQEH0rWl /Ej6o5sT/An6P8jx7wz4I8UXPgTxHp1z4Ul0G7vNAt/DcNvLdWrrI9vBOpuSYpGAhcyIq5/eYPzR oM45fxx4G8a+KtD1K8/4QzxHp8WtSXEkegafrttaS2Nx9lt4Ypb3yrtYp4v3U2Y1eYfvEJQnOz6l qK6/1D/SsjpPz+/alBX4mRg9RYoP/Ikler/sW/8AIB1L/r/b/wBFx15V+1T/AMlQH/Xkn/oySvVf 2Lf+QDqX/X+3/ouOvSn/ALuj8Syv/ktMR/29+SPdPHn/ACGbL/r3f/0JaKPHn/IZsv8Ar3f/ANCW ivNP202/H3/Inat/17v/ACr8ef2o/wDku3if/t2/9JYq/Ybx9/yJ2rf9e7/yr8ef2o/+S7eJ/wDt 2/8ASWKvqeHf97l/hf5o9jK/4z9P1R9/f8E/P+SB+Hv966/9Kpa+qK+V/wDgn5/yQPw9/vXX/pVL X1RXiY7/AHur/il+bPPxH8afq/zCiiiuE5wooooAKKKKACiiigAooooAKKKKACiiigArmdXP9j+L 9N1Nh/o17H/Zszf3X3F4SfYkuv1cV01Z+v6PHr+jXdhIxjE6YWResbDlXHurAEfStqUlGXvbPR/1 +JzYiEp0/c+Jar1XT57PyZoVn63bm5sJEXqRVXwrrcurWUkV5H5Gq2b+ReQ56OBw4/2WGGU+h9Qa 2SAwwaicXCTizSlUjVgpx2f9ff3Pm7VfAk0eqzObQyo7ljy3JJz2NNHg6PH/ACCh/wB9v/8AFV9F Pp0Ehy0YJ+lVNSgttOspbj7HLdFMYht0DO5JwAAcDqepIA6kgAmvnpZBlE5OUsHTbf8A07j/AJHq rMcZFWVaVv8AE/8AM+Qvghb3vjHwJFqOqWv227a4kQy8pwDwMKQP0rvv+EOj/wCgUP8AvuT/AOKr f+HHjLwT4R8GC20+ylgt1cyxQmSMeazNGGCtJIANpljyWYL82QSM17La2Vpd20M6RKFlQOOQ3BGe oJB/AkVvieH8klWm4YKklfT93D/I4cBmGZQwtONbETckld80nd+rdz57/wCEOj/6BQ/77k/+Ko/4 Q6P/AKBQ/wC+5P8A4qvoj+yrb/nmv5Uf2Vbf881/Kub/AFeyb/oDpf8AguH+R3/2ljf+f8//AAJ/ 5nzv/wAIdH/0Ch/33J/8VR/wh0f/AECh/wB9yf8AxVfRH9lW3/PNfyo/sq2/55r+VH+r2Tf9AdL/ AMFw/wAg/tLG/wDP+f8A4E/8z53/AOEOj/6BQ/77k/8AiqP+EOj/AOgUP++5P/iq+iP7Ktv+ea/l R/ZVt/zzX8qP9Xsm/wCgOl/4Lh/kH9pY3/n/AD/8Cf8AmfO//CHR/wDQKH/fcn/xVH/CHR/9Aof9 9yf/ABVfRH9lW3/PNfyrK13UtI8ONZJdqxlvJhBDFDEZHZj3wOwyMn1IHUgE/wBXsm/6A6X/AILh /kH9pY3/AJ/z/wDAn/meGf8ACHR/9Aof99yf/FUf8IdH/wBAof8Afcn/AMVXrdr4z0nUFeKy0u/u 9RRzG9hFCpeMj++4by0/F8jkEZBAnHhvWNe5v54tCtD/AMuunHzJ2H+1Mwwv0Rc/7VbrhjJ7c0sH SS86cfytf9DjlneL5nCnWnJ+UnZervZel7+R4Zqun6XozJHc2S/aH/1dtG0jzSf7qKST+VUf+EW1 jWRiDRF0S2P/AC2uGaS4I9kDbV/4ET9K+ltH8EaLoCOLGxjid/8AWTNl5ZD6u7ZZj9TWj/ZVt/zz X8qf9gZHD4MFSfm6cPytb77gsdmdT+LiJJdoyl/6Vv8AdY+dIfBSxRKjac0zAYMju2W9zggfkKf/ AMIdH/0Ch/33J/8AFV9Ef2Vbf881/Kj+yrb/AJ5r+VYf6vZN/wBAdL/wXD/I61mONWnt5/8AgT/z Pnf/AIQ6P/oFD/vuT/4qj/hDo/8AoFD/AL7k/wDiq+iP7Ktv+ea/lR/ZVt/zzX8qX+r2Tf8AQHS/ 8Fw/yH/aWN/5/wA//An/AJnzv/wh0f8A0Ch/33J/8VR/wh0f/QKH/fcn/wAVX0R/ZVt/zzX8qP7K tv8Anmv5Uf6vZN/0B0v/AAXD/IP7Sxv/AD/n/wCBP/M+d/8AhDo/+gUP++5P/iqP+EOj/wCgUP8A vuT/AOKr6I/sq2/55r+VH9lW3/PNfyo/1eyb/oDpf+C4f5B/aWN/5/z/APAn/mfO/wDwh0f/AECh /wB9yf8AxVH/AAh0f/QKH/fcn/xVfRH9lW3/ADzX8qP7Ktv+ea/lR/q9k3/QHS/8Fw/yD+0sb/z/ AJ/+BP8AzPnf/hDo/wDoFD/vuT/4qmyeDVKnbpeD673/APiq+iv7Ktv+ea/lR/ZVt/zzX8qP9Xsm /wCgOl/4Lh/kH9pY3/n/AD/8Cf8AmeH+BPAjR6qJri0Up02uNwx9DXr/APwhehyxfNpVrGzDBeGM Rsf+BLg1rRWUMJyiAfSp69nCUKWAp+ywkFTj2ilFfcrI87Ef7XLnxHvvvLX8zF/4RS1j/wCPe61G 29o76Uj/AL5ZiP0o/sTUIf8AU6/dkdluIYZB+iKf1raort9rPq7+uv5nN9WpL4Vb0bX5WOYufDuo TIUmj0TUo9/m7J7Ap8+MbidzDOOM4qtLokyreCXw5bH7W4knfTb9keRgSQSSqHOSe/euworRYia/ pr8mjCWCpvZ/k/8A0pM4+4m2vdNJZ+ItPe5VULQv56xbQMFFVnC/dGcDnJ9TTn161iaVv+EiuLIG 3ESJqVoIljkH/LU70Qk+oJx9K66ij20XvH+vmmL6rNfDP8H/AO2uPfsc/Z6jeXbx/ZNX0nUIxAQw RDueXnDAq5AX7vGCeDyc8W7e61hXs0udPtTv3faJLe6JEXJ27QyAtkYz0wSeuM1NeaBpmoZ+1ada XJPeWBW/mKpjwdpkQAt0uLPHT7LdSxD8lYA/iKOek9/y/wAmvyBU8RF+6/xfl3Uvz6/Mkh124KWv 2nRr+2knlMRT93II+RhmKOQFOevscgUg8WaasQkmlmtFM/2cfa7aSHMmM4G9Rke44PY03+wbyH/j 212+UdknWKVf1Td/49SeT4it2OLnTbxOweB4W/EhmH6U+Wk+q+9r80/zFz4iOln80n+TX5GjbarZ Xjypb3lvO8MhikWOVWKOCQVODwcg8HnirVctf20t7DJDqnhO11GGRg0iQyRTKxGcEiUJkjJ/OoLi TSmN409rrOky3RVpZYlnXlTkHfGSq+/IyODmj2Ke34Wf5MPrUo/El87x7916de/z7CiuXg1C1vJr j+z/ABUplkiEaW0zQyLCwwN+3Ack4OQzY5PFaWNagYYaxvEW2/iDwtJOB6jcFQn2JHvWbpOOjevz X5m8MQp6pNrurP8AJt/ga1FZUeq30bQJc6ROpeJnklt5UljiYZ+Tkq5JwMELjntRb+J9PnNojySW k11u8qC7heGQ7SQflYDHQ/UcjIqfZz6K/pr+Rar0+rt66du9u6+ehq0VDaXlvfwLNbTx3ELfdkic Mp+hFTVm01ozdNNXQUUUUhhRRRQAUUUUAFFFFABRRRQAUUUUAU9Yz/ZF9gAnyHwD/ummaDn+wtOz wfs0ecf7op+sHGk3pPA8h/8A0E0zQTnQ9OI6fZo//QRW3/Lr5nL/AMxHy/Uv01/uGnU1/uGsTqPz b/4KYf8AIw+C/wDdvf8A23qL/gm1/wAhjxz/ANc7L/24qX/gph/yMPgv/dvf/beov+CbX/IY8c/9 c7L/ANuK+3/5kP8AX859B/zLf6/mL/x82/8ACY220kj7Keoxz9omzXtv7Fv/ACAdS/6/m/8ARcde J/H058ZW3T/j0PQAf8t5vSvbP2Lf+QDqX/X83/ouOvnK38E/m3Jv+SwrekvyR9XDpS0g6UteWfuQ UUUUAcf4/wBJ0i10O71OazsobhJYZHvHiRWX96mWLkZHHfNaH/CwvC3/AEMuj/8AgfF/8VXPfH// AJI14r/68z/6EtfnhX0+U5PDMqcpym42dtj8+4l4nqZDWp0oUlPmV9XbrY/TD/hYXhb/AKGXR/8A wPi/+Ko/4WF4W/6GXR//AAPi/wDiq/M+ive/1Wpf8/X9x8d/xEXEf9A6/wDAn/kfph/wsLwt/wBD Lo//AIHxf/FVJb+OvDd5cRQQeIdKnnlYJHFHexszsTgAANkkntX5l12nwV/5K34R/wCwnB/6GKxq 8M06dOU/avRN7djpw3H9fEV4UXh0uZpbvq7dj9HKqy/8hG3/AOucn81q1VWX/kI2/wD1zk/mtfAH 7SWqKKKACiiigAooooAq2n+vvf8ArsP/AEBKtVVtP9fe/wDXYf8AoCVaoAKKKKACiiigBsn+rb6G obD/AI8bb/rmv8hU0n+rb6GobD/jxtv+ua/yFAFiiiigArC8dR+d4O1mPy2m3Wrr5aIXL5HQKCCS fQEZ9a3awvHSCTwdrClWcG1cFUj8wnjoFyNx9sjPrWtH+JH1RzYn+BP0f5G7UV1/qH+lS1Fdf6h/ pWR0nwB+1T/yVAf9eSf+jJK9V/Yt/wCQDqX/AF/t/wCi468q/ap/5KgP+vJP/Rkleq/sW/8AIB1L /r/b/wBFx16U/wDd0fiWV/8AJaYj/t78ke6ePP8AkM2X/Xu//oS0UePP+QzZf9e7/wDoS0V5p+2m 34+/5E7Vv+vd/wCVfjz+1H/yXbxP/wBu3/pLFX7DePv+RO1b/r3f+Vfjz+1H/wAl28T/APbt/wCk sVfU8O/73L/C/wA0exlf8Z+n6o+/v+Cfn/JA/D3+9df+lUtfVFfK/wDwT8/5IH4e/wB66/8ASqWv qivEx3+91f8AFL82efiP40/V/mFFFFcJzhRRRQAUUUUAFFFFABRRRQAUUUUAFFFFABRRRQBzXiXT bqyv4tf0qDz76BPKurVTg3dvnO0f7anJX6kfxVt6XqdtrOnwXtnKJreZdyMOPqCOxByCDyCCKtVy +p6fd+Gr+bV9Iga6tpzvv9Mj+9If+e0I6eZj7y8bx6MPm6YtVYqD3Wz/AEf6P5enBNPDTdWKvF7r s/5l+q+a1vfqKzvEGgWXijRrrStRSWSxul2TJDPJCzLnON6MrAHGDg8jIPBNRaN4q0rxBPJFp94l 06Qxzts7K5YDPcEFGBB5B4OKzviPca7YeEL2/wDDbIdVsl+0pbyx70uFXloiOvK5xgg5A5qFSlzq nLRvvobSxEFRdeHvJJvTW9u3c4X4KaX4d8ceChrFtaajbNK7Wpkk1K484IhXgOJMgHaucHnHOa9a srKDTbK3tLaNYbaCNYoo16IijAA+gAr51/Y7utev9Buo3dLfw3p8jpGix/Pc3D4ZiWPZFxwMcuOu K+ka68woqhip047XPMyTFSxmX0q007ta9LtbteVwooorzj3AorPu9esbLVLbTpbhFvLhHlSLPIRR lnPovbPr+NZc3jvT5ZWg0uO4125UkFNOTein0aUkIv4tmto0aktonNPE0ad1Kavtbrftbe+ux0lU 9U1ix0S2Nxf3cNnD03zOFBPoM9T7CsX7N4m1o/v7m38P2p6xWgFxckf9dGGxfwVvrVvS/B2laXci 6EBu7/8A5/bxzNN+DNkqPZcD2quSEPjlfyX+e33XMvbVqv8AChZd5afhv8nyle38U3WsTINJ0i5l tifmvb0G2ix6qrDe3/fIHvRrngTSPFj20uu2cOozWzB4HKbDCwIbKMPmHKg9ewro6KiU0/gVvz/r 0sbQpSX8SXM/uXyX+bZk+FvC2neDNFg0rSY5obCH/Vxz3MtwV9t0jM2PxrWoorI6AooooAKKKKAC iiigAooooAKKKKACiiigAooooAKKKKACiiigAooooAKKKKACiiigAooooAKKKKAK93YWt+my6tob lP7syBh+tZv/AAh2lR821u9ge32GZ4APwQgfpW1RWkak46RbRjOjSqO84pv0MX+w7+3/AOPXXLoD sl1HHMv54Df+PUm/xBbcNFp2or3KO9ux+ikOP1FbdFV7Vv4kn8v8rMz+rxXwSa+bf4O6/A5R2sYp 7Wa98NXNpJauzwywwLMqM2NxHlEnnAzkDpRpzaNN5NtY6/dRSRzecYJL1nlbOPkYTbm28dOMc4xX V1XvLC11GLyrq2huY/7kyBx+RrT2yejv9+n3P/MweFad42fqrPp1Vuy6dDOk0fUgkgi164DNOJVa a3hbYmDmIYVeMnOTluOpqSWx1Ym9MWqwr5rKbcPabvIA+8Dhxvz68Y96h/4RKzg5sZbrTD2FpOyo P+2Zyn/jtH2bXrL/AFV5a6mg/guozC5/4GmR/wCOU+ZP4Wvmkv8ANfiLkcfjjL5Sb/VPr0XbsiSW y1ppbox6rapG8QWBWsSxik4yzHzBuBwflwMZHPHLhba0Cg/tCxIFvsbdYvkz4/1nEv3M87MZ7bu9 Q/8ACStacalpt3YgdZVTz4vruTJA92ArSsdRtdTh860uYrqL+/C4YfpUy9pFXaVvRfmaQVGcrRk7 9uaSf3N3KUUGuLPaGS+0+WFUYXIWzdGdudpQ+ado+7kHd0PPPBbjXENoJ20+Yb2+0NGrx4T+HYCW 565ya1qKz9o3ul9xsqKWzf3t9u9+359zIj1PVIoozdaMWkefyiLK5SVUj4xIS/lnGeoAJGO9WLHX LTUGdY3eKRJWhMdxE0LFgMnaHALDHORkYq/Ve80611FYhdW8VwIpFlQSoG2OpyGGehB70c0Huren /BDkqx+GV/X/ADVrfcyxRWPYtdaVeQ2E7XOoQS+Y6X0gX93ggiN8AdicN3xg84zsVMo8rNKc+dbW fVBRRRUGhU1f/kE3v/XB/wD0E0zQv+QJp3/XvH/6CKdrGf7IvsEA+Q+Cf900zQc/2Fp2eT9mjzj/ AHRW3/Lr5nL/AMxHy/Uv01/uGnU1/uGsTqPzb/4KYf8AIw+C/wDdvf8A23qL/gm1/wAhjxz/ANc7 L/24qX/gph/yMPgv/dvf/beov+CbX/IY8c/9c7L/ANuK+3/5kP8AX859B/zLf6/mND4+knxlbbtu fsh+7jGPPmx07/5PNe2fsW/8gHUv+v5v/RcdeJ/H0EeMrbO3P2Q/dIP/AC3m9P8APrzXtn7Fv/IB 1L/r+b/0XHXzlb+Cfzbk/wDyWFb0l+SPq4dKWkHSlryz9yCiiigDjvi9pDa/8ONa0xZBC15GkAkI yF3SKM474zXz9/ww9ef9DdB/4AN/8cr6E8bWV+NJuJTqO628+E/Z/IXp5ycbutddXp4TMsVgouNC Vk/JP80fP5lkOX5tONTGU+ZxVlq1+TR8m/8ADD15/wBDdB/4AN/8co/4YevP+hug/wDABv8A45X1 lRXd/b+Y/wDPz8F/keR/qXkf/Pn/AMml/mfJv/DD15/0N0H/AIAN/wDHK3PA/wCyFd+D/GGja23i eG6XT7qO4MIsypcK2cZ3nH5V9LUVM89zCcXGVTR+S/yNKfB+S0ZxqQo2aaa96W6+YVVl/wCQjb/9 c5P5rVqqsv8AyEbf/rnJ/Na8A+zLVFFFABRRRQAUUUUAVbT/AF97/wBdh/6AlWqq2n+vvf8ArsP/ AEBKtUAFFFFABRRRQA2T/Vt9DUNh/wAeNt/1zX+QqaT/AFbfQ1DYf8eNt/1zX+QoAsUUUUAFYXjl Q/g7WVOQDauDiMSHp/dYgN9CQDW7WF46/wCRO1nkD/RX5ZFcDjurfKfoePWtaP8AEj6o5sT/AAJ+ j/I3aiuv9Q/0qWorr/UP9KyOk+AP2qf+SoD/AK8k/wDRkleq/sW/8gHUv+v9v/RcdeVftU/8lQH/ AF5J/wCjJK9V/Yt/5AOpf9f7f+i469Kf+7o/Esr/AOS0xH/b35I908ef8hmy/wCvd/8A0JaKPHn/ ACGbL/r3f/0JaK80/bTb8ff8idq3/Xu/8q/Hn9qP/ku3if8A7dv/AElir9hvH3/Inat/17v/ACr8 ef2o/wDku3if/t2/9JYq+p4d/wB7l/hf5o9jK/4z9P1R9/f8E/P+SB+Hv966/wDSqWvqivlf/gn5 /wAkD8Pf711/6VS19UV4mO/3ur/il+bPPxH8afq/zCiiiuE5wooooAKKKKACiiigAooooAKKKKAC iiigAooooAKbIpeNlV2jJBAdcZX3GQR+Yp1Vr3UrPTU33d1Bap/emkCD9TTSbdkTJqKvJ2RwmgfC WTwz45k8SW2vXV29yGS7hu40JmUj+8u0AghT93t71t6944sfD+ktreqalZ6JoSc/abv5nnB6bACM Z4I4Ytn7o7y6t4o0e80+4g+0PcW8iFJpLeKR0WM8OxdVIGFyc5r43/b0uZz8VNEgMshtV0WN1iLH YHM84YgdMkBcn2Fe3hqFXMsTGnXdtO1tEfJ47F4fIsBUr4OKl72121d9d362/wAz6I+C/wAV/h74 ril0Twlq0unyRzSyrp9zFHDJIWcszoCvzDLHgHIGBgACvQPF/ibT/A2jNqer6nfR2+9YkjtbNrq4 mkPSOKCGJ5JXOCdqKxwCccGvyjgnktpkmhkaKWNgySIxDKR0II6Gv1F8Z6XrF/4e8O6vojafPrWk TJeQ2+sXL29tdFoXhaN5kSRoyRKSHCPyB8pzW2cZfHBTjOEm1K+++luvzOXhfO6ma050qkFF07ba Kzv06WsbfhXXrLxpodvq+k6neS2c+4AXFqbaaNlJVkkiljWSN1IIKOoYEYIFarWsiqSb6cAckkR8 f+O186/EH4Q6t8a/D+q3mp3vhCfxL9lFhFFYzR3EFnMbkPJZma4tZlYPGBE8j253AnMG35Tz+l/s peKv7W+HEt9beHBa+GIwryPNZ3E8aGZi9tGy6PCRD5bEKtu1oij5GjkXmvnT7g9mk+D+keI9Zh8U wa7eahJdBZhJceVcW80ZwVAXYAUx0xx0IqaH4u+FrfxLc+GobvxBHd2cj25ePw1eCyMqLuaKK6Fr 5Ej4BwiOWJBABIxXkXwk/Za8RfDr4taB4iaHRbPStP06OyI0i6tomhRLcRfZ1T+yhO8DOvm7Ptka B3z5ZK7n9A1H9nez1GPxjqMtxfTa9q0l89nHNrt+2mwmaNkjc2RkNujgHlliLZJIJJJPRVxFWskq krpbHFh8Fh8LKcqMLOTu/Nnp+oX0GlGyF1qdxCbydbaAGJTvkYEheE44U8nA4qe23XRmCXl4vlSG NvMgEeSADldyDcOfvDI688V88aj+zR4h1S/1mK3GheGWutQ+2yeK9IuZTq2qAu7hbqNoQg8tWEI+ eRmjJ2Pb/drRH7Mx1PUbXVtR0TwrBqengSaSLaMyJpMhltWb7KzQgxAJAygqAcbRwCcc52numoyH S9Pubya7vnht42ldba28+QgDJCxpGzufRVBJ6AE1yPgD4raF8THnXQ7jxMBC7RvJqvhm+01A6khl D3VrGpIKkEA5BGDzXm/7M2iXth4y8WSz+ET4bSC2gsZ7w2lzbtql0s07SXMnnQRLJKwdS7wtMhJG Jnxx0Hi74Lav4g8PixSTTJ8Xep3MlrdSSCC6juLoTLbyEITsdAY5ODgOcBxwQD1K2vYbvU73T4dT ne8s1jaePy1GwOCU5KYOdp6HtUvmRrfrZHVH+1tGZhB+73lAQC2NucZIGa+cX/Zg8S3FtfyWzaD4 aW70l9MtdA0udptP0Usk4E9o0lt/rFEixAmMJ5bSBY0Hytr/ALPP7PGq/CvWtN1PVdJ0JLiCyu7I SWt1bzSWSSSQukdt9n0uxjWJtjlkWNMN837wsSAD3c3V3Yyr9rEU1vJIEWaBShjLHChkJORnA3A9 WHygAmtGq+oJbyWFyl5t+yNEwm3nC7MHdk9hjNJprzvp1q10AtyYlMoHQPgZ/WgCzRRRQAUUUUAF FFFABRRRQAUUUUAFFFFABRRRQAUUUUAFFFFABRRRQAUUUUAFFFFABRRRQAUUUUAFFFFABRRRQAUU UUAFZl/4b0/UJvPeDybrtc27GKX/AL6XBP0ORWnRVRlKLvF2M504VFaaujCKa1o/KOut2o/gfbFc gezcI/0IX6mr+maza6ur+Q5EsZ2ywSKUkjPoynkfyPar1ZWt6INR2XNtJ9l1OAHyLoDp/ssP4kPc H6jBwa1Uoz0lo+/+a/y/E53CpR1pu67P9H/np6GrRVHRNTGsaVbXgXYZUyyZztYcMM+xBH4VerKS cW0+h1QkpxUo7MpaxpcOs6dNaXClo3wRtYqQykMpDDkEMAQe2KdpVzPeaZaT3VsbO5kiV5bdiCY3 I5XI64PGat1jeFo0t7K6gjtJ7OOO9ucLP/HulZy68D5SWJHtxzirWtNrs/6/Qwdo1k+6f4Wt0831 +T6bNFFFZHSVNX/5BN7/ANcH/wDQTTNC/wCQJp3/AF7x/wDoIp+r/wDIJvf+uD/+gmmaF/yA9O/6 94//AEEVt/y7+Zzf8v8A5fqXqa/3DTqa/wBw1idJ+bf/AAUw/wCRh8F/7t7/AO29Rf8ABNr/AJDH jn/rnZf+3FS/8FMP+Rh8F/7t7/7b1F/wTa/5DHjn/rnZf+3Ffb/8yH+v5z6D/mW/1/MX/j4APGNt gY/0U9wf+Xib0r239i3/AJAOpf8AX83/AKLjrxL4+bf+ExttoIH2U9Tnn7RNmvbf2Lf+QDqX/X83 /ouOvnK38E/m3Jv+SwrekvyR9XDpS0g6UteWfuRyvxM+INn8MfB95r97Z6hqEcJWNLbTLC4vJZJG O1F2W8cjgEkDdtIGa840j9pqPxF4w8J6Xp2gvb6XrMTTz32sRajZSWyNNLFbjy2sCivKYuFuJYM7 gEMhzXpXxD+G/h34q+HhofijSrTWdJ+0RXLWl7bRXETvG25cpIrKRkenTI71z2jfAbw/4ZHh+z0O 5vdD8N6PHEF8NaesEWnXEkT+ZFM8flblkV/nJiaMOfvh8AAAv/HC+n0v4UeI7y1kMNzb24likABK srqQefcV8Z/8NJfEn/oaJ/8AwHh/+Ir7K+OlpNffCTxNbW8Tz3E1t5ccaDLMxdQAB618O/8ACl/H n/Qoax/4Bv8A4V91w9DCyoz+sKLd/tW7eZ+Pcb1MyhiqKwUppcrvyc1r362Nj/hpL4k/9DRP/wCA 8P8A8RR/w0l8Sf8AoaJ//AeH/wCIrH/4Uv48/wChQ1j/AMA3/wAKP+FL+PP+hQ1j/wAA3/wr6z2W W/y0/uifm/1jP/5633zNj/hpL4k/9DRP/wCA8P8A8RX0l+yp4/8AEHxA0HXbnxBqT6lNb3MccTOi LtUpkjCgd6+Vf+FL+PP+hQ1j/wAA3/wr6f8A2RfCWteEvD3iCDWtKu9Llluo3jS7haMuuwjIz1rw s6hgo4KToqHNpta+/kfX8KVs2nm1NYuVRwtL4nK2ztvoe/VVl/5CNv8A9c5P5rVqqsv/ACEbf/rn J/Na/Nj96LVFFFABRRRQAUUUUAVbT/X3v/XYf+gJVqqtp/r73/rsP/QEq1QAUUUUAFFFFADZP9W3 0NQ2H/Hjbf8AXNf5CppP9W30NQ2H/Hjbf9c1/kKALFFFFABWH45O3wfrB+QYtX/1gQr077/lx/vc evFblYXjpQ/g7WVIRgbVwRIUCnjuX+UD/e49eK1o/wASPqjmxP8AAn6P8jnPDPxci8WaZ4x1DT9H u57XQZWS1KMGfVFECyiSJeysWKrn7wAYcMK4y1/aatE+GT+INa0yFdSkNytta+G7i41mxuREoYyL dx2y7IgWVGlkjREkymSQCeq0n9nvwR4a07xNp3h3RrTwxpviNi2pWei2VtaxTAwGErhYuBzvz13d 8EqcW+/ZytbjR54p/G3iebUbozLqWrbdPS41KGSONDBKqWixKgWGIAxRxv8AIPmOWzkdJ8u/tTNv +JqN0zYof/IklerfsW/8gHUv+v8Ab/0XHXlP7U67ficgHQWSD/yJJXq37Fv/ACAdS/6/2/8ARcde lP8A3dH4llf/ACWmI/7e/JHunjz/AJDNl/17v/6EtFHjz/kM2X/Xu/8A6EtFeaftpt+Pv+RO1b/r 3f8AlX48/tR/8l28T/8Abt/6SxV+w3j7/kTtW/693/lX48/tR/8AJdvE/wD27f8ApLFX1PDv+9y/ wv8ANHsZX/Gfp+qPv7/gn5/yQPw9/vXX/pVLX1RXyv8A8E/P+SB+Hv8Aeuv/AEqlr6orxMd/vdX/ ABS/Nnn4j+NP1f5hRRRXCc4UUUUAFFFFABRRWff6/pumOEur6CGU9Ii43n6L1P4CqjFydoq5E5xp q83ZeZoUVi/8JG9x/wAeWlX93no7xCBPzkKnH0Bo3eILromn6cp7sXuW/IbAD+JrT2Ul8Wnr/luY fWIP4E5ei0+/b8TaprusalmYKo6knAFY/wDYN3cf8fetXsg7pbhIF/8AHV3f+PU5PCGkBg0tkt24 5D3jNcNn1y5NHLTW8vuX+dg560vhhb1f+V/zFm8W6PFIYxqEM8o6xW585x/wFMmmHxFNP/x56NqF zn+KSNYFH18wq36Vrwwx28YSKNY0HRUGAPwp9HNTW0fvf+VvzDkrS+KaXov82/yMXz9fuPuWlhZL 2Ms7yt+KhVH/AI9R/ZWrXH/HxrZiHcWVqkf/AKHvNbVFHtGvhSXyv+dw9gn8Um/nb8rIxh4VtZM/ abi+vM9RNeSbT/wFSF/SrFn4d0rTzuttOtYW670hUMfqcZNaNFJ1ZtWcmVHD0Yu6gr+mv3jJY1mj ZHAZGGCCMgivNvib8M9F8aaFJZeJtHfWrO3Um2vraQLfWw6kB2IyBjqSSeAVYgsfTKp6x/yCb3/r g/8A6CaVOcqc1KDs/IdelTrUpU6sVKL6PVHy3+zx8H/htLHP4k0u01Txqbe6aCKbULaKKK3dQrYE TONzAMp3HI54ANe5+OdLl8b2FrbNb61pwt7hLlfIW1dXZSCu9XY5weRjGDg9QK81/Yd/5JPq3/Yb m/8ARFvX0PXo5nKf1qcJycrO2v8AVjxOH4UVl1KpSpqHMrtLv87v72zx+DwDeCawkmudb2WF9HeW 9pCkJt02lMjbNNKwJCsMqygb2wOTn0dvEM4Gf7E1E/Tyf/jlbNFeUfRHFXPxV02wuPJvdP1PT26B 72BYIz9Hdgp/A1sW/ik3cKywaVezRN0eN4GU/QiStxlDqVYBlIwQehrn7jwFoc0zTw2X9nXLHJn0 6RrVyfUmMjP45rdexe919z/y/U439Zi7rlkvnH/5K/4Fj/hIJv8AoC6h/wCQf/jlH/CQTf8AQF1D /wAg/wDxyqn9ha5p/Nh4ga4QdIdVtllH03psb8Tupf7b12wz9u0D7Ug/5a6XcrJ+JSTYR9Bup+yv 8Ek/w/O34C+s8v8AEhKPyv8A+k3/ABsWv+Egm/6Auof+Qf8A45R/wkE3/QF1D/yD/wDHKgh8eaI0 qw3F5/ZtwxwIdSja1Yn0HmAbvwzW8jrIgZGDKRkMpyDWcqc4fErG9OtSrfw5J+jMj/hIJv8AoC6h /wCQf/jlH/CQTf8AQF1D/wAg/wDxytmiszYxmS710Is9u1jYEAyQSMDLLyflbaSoXgZALbgcHAyD wWoax8Q7fx9Z202n2jaMS7QLazGOKchSQskpRmBHJ24UHGOe/q1FdNCsqLd4KV1bXp6HBi8LLFKK jUlCzT06+Tvuv6d9jlv+Ej8SRf63wjJJ/wBe2oQt/wChlKB42uo+LjwrrsJ7lY4ZR/45Ka6mij2s HvTX3v8AzYfV6y2rS+aj+kUcyPiBYJ/x8WGs2vvLpNwR+aoRTh8RfDo/1mpLbf8AXzG8P/oaiuko pc1H+V/f/wAArkxS/wCXkf8AwF//ACRi23jXw9eHEGvaZMfSO8jJ/nWrBdwXS7oZo5h6xsG/lTLn T7W8GLi2hnH/AE0jDfzrJufAXhq7bdL4f0x3/v8A2SMN+YGaX7l919z/AMh/7VH+WX3x/wDkjeor mT8OPD4/1dpNbf8AXreTQ4/74cU3/hAYYz/o+t67b+gGpSSAf9/N1Plovab+7/gsn2mKW9NfKX+c UdRRXMjwrq0H/Hv4t1PH925gtpR+flA/rThpnimD/V69p849LnTGyfxSZf5Ueyh/z8X4/wCQ/rFT rRl98f8A5I6Siud3+LIf+WOjXf8A21lgz/469H9seIof9d4dik/69NQV/wD0NEpexfRr71+o/rUV 8UZL/t1v8kzoqK53/hKryL/j48M6vD7qIJR/45KT+lH/AAnWnR/8fFvqlofWbTLgL/30EK/rR7Cp 0V/TX8g+uUF8Uret1+djoqK59PiB4bZgra5YwOeiXEwiY/g2DWtZ6rZagM2t5Bcj/pjKr/yNTKlU hrKLXyNYYijVdoTT9GmWqKKKyNwooooAKKKKACiiigAooooAKKKKACiiigAooooAKKKKACiiigAo oooAwvBMaxeG7ZFBVQ8uATn/AJavW7WJ4NBHh23BJY75eT/11atutq38WXqzlwumHp/4V+QVkeHt n/Ez2faP+P2XP2j14+7/ALPpWvWP4dmEv9p4upbnbfSr+9GPLxj5F5Pyjt0+lKPwS+RU/wCLD5mx RRRWR0FTV/8AkE3v/XB//QTTNC/5Amnf9e8f/oIp+r/8gm9/64P/AOgmmaF/yBNO/wCveP8A9BFb f8u/mc3/AC/+X6l6mv8AcNOpr/cNYnSfm3/wUw/5GHwX/u3v/tvUX/BNr/kMeOf+udl/7cVL/wAF MP8AkYfBf+7e/wDtvUX/AATa/wCQx45/652X/txX2/8AzIf6/nPoP+Zb/X8xf+Pjb/GNsRu/49SP mOelxNXtv7Fv/IB1L/r+b/0XHXifx9cv4ytiWLn7IRknPSeYY/DpXtn7Fv8AyAdS/wCv5v8A0XHX zlb+Cfzbk3/JYVvSX5I+rh0paQdKWvLP3IKKKKAOS8calOdJuLf+zLsRedCPtWYvL/1qc/f3f+O1 1tcj8WdXXQPh7rGptGZls0Scxg4LBZFOM/hXif8Aw29pn/Qq3f8A4Fr/APE16GGy/E4yLlQhdL0/ VniY/OsvyucaeMq8rautG/yTPpqivmX/AIbe0z/oVbv/AMC1/wDiaP8Aht7TP+hVu/8AwLX/AOJr t/sPMf8An1+K/wAzyv8AW7JP+ghfdL/I+mqK5v4d+Mk+IPgzTfEEVq1lHeq7LA77yoV2Xk4H93P4 10leLOEqc3Cas1o/kfVUasK9ONam7xkk0/J6oKqy/wDIRt/+ucn81q1VWX/kI2//AFzk/mtQbFqi iigAooooAKKKKAKtp/r73/rsP/QEq1VW0/197/12H/oCVaoAKKKKACiiigBsn+rb6GobD/jxtv8A rmv8hU0n+rb6GobD/jxtv+ua/wAhQBYooooAKwvHRx4O1k4BxavwXVAeP7zAqPqRgd63awvHLBPB +sM2dotXJ2yCM9OzEEL9SDitaP8AEj6o5sT/AAJ+j/I3aiuv9Q/0qWorr/UP9KyOk+AP2qf+SoD/ AK8k/wDRkleq/sW/8gHUv+v9v/RcdeVftU/8lQH/AF5J/wCjJK9V/Yt/5AOpf9f7f+i469Kf+7o/ Esr/AOS0xH/b35I908ef8hmy/wCvd/8A0JaKPHn/ACGbL/r3f/0JaK80/bTb8ff8idq3/Xu/8q/H n9qP/ku3if8A7dv/AElir9hvH3/Inat/17v/ACr8ef2o/wDku3if/t2/9JYq+p4d/wB7l/hf5o9j K/4z9P1R9/f8E/P+SB+Hv966/wDSqWvqivlf/gn5/wAkD8Pf711/6VS19UV4mO/3ur/il+bPPxH8 afq/zCiis7Udes9NlWGR2lumGVtYFMkre+0cge5wPeuOMXJ2ijknONNc03ZGjUc88VtE0s0iRRry zuwUD6k1kbtb1TlVj0WA/wB8Ca4I+g+RT/33UkHhawSVZrlH1G5U5E18/mlT6qD8q/8AAQK05Ix+ KX3a/wDA/Mw9rOf8OPzen4b/AHpeoz/hKra5406C51Uno1rH+7P/AG0YhD+BNGdeve1npcZ9d1xJ j/x1Qf8Avqtqijnivhj9+v8AwPwD2U5fxJ/dov1f4mL/AMIwlxzf317qBPVZJvLj/wC+I9oI+uav 2GlWWlpss7SC1U9RDGFz9cVboqZVJyVm9Pw+4uFCnB8yjr36/fuFFFFZm4UUUUAFFFFABRRRQAUU UUAFVNXGdJvR/wBMH/8AQTVuq2pDdp10PWJ/5GqjuiZ/CzwD9h0/8Wn1Yf8AUbl/9EQV9EV86/sO H/i1msD/AKjMn/oiCvoqvTzX/favqfP8Pf8AIqw/+EKKKK8o+iCiiigAooooAjngiuYmimjSWJhh kdQwP1BrAfwBosbl7KCTSJSc7tMme2GfUqhCn8Qa6OitIVJw+FtGFShSra1Ip+qOcGjeILD/AI89 eS9Qf8stUtVYn2DxFMfUq1L/AG5rlj/x/eHmnUdZdLukmH12yeW34AH8a6KitPa3+KKfyt+VjH6t y/w5yXzv/wClX/CxzyePdEDrHdXTaXKTgJqUT2pJ9AZAAfwJrehmjuIlkidZY2GVdDkH6GlkjWVG R1DowwVYZBrCm8B6G8rSw2I0+djkzadI1q5PqTGVz+OaX7mXdfc/8h/7TD+WX3x/+Sv+Bv0Vzv8A wj+sWX/Hh4imcDpFqdulwg9srsf82NH9peJLH/j50e21FB/Hp10Fc/8AbOUKB/32aPZJ/DJP8Pzs H1lx/iU5L5X/APSbv70jCj+LtjqE+oR6VbpqAsr5bJyt0gaQkf8ALNBuYtkMApAztJJC/NXf1w+r X3hLVpoZPEegpDPDIJY5NZ0sMsbgbdwlKsgIHGQ3Suu0/VbLVofOsbyC8i/56W8qyL+YNTKlOCvJ aGlPEUar5YTTfa+v3blqiiisjoCiiigAooooAKKKKACiiigBrosilXUMp6gjIrJvPB+g6gc3Wi6d cH1ltUY/mRWxRVxnKGsXYynSp1FacU/VXOd/4QHRE/1EE9l/15Xk0GP++HFB8HyR/wDHr4g1m19P 9ISb/wBGo9dFRWnt6vWV/XX8zD6nh/swS9NPyscy2ieJYP8Aj38TRTY6C+05Hz9TG0dNEnjO15aD Q9RA7JLNak/TKyD9a6iin7dv4op/JL8rE/VIrWE5J/4m/wD0q6/A5oeJdat/+PvwreEd2srmCYD8 GZG/SnDx1YRf8fdrqlge5uNOm2j/AIGqlf1ro6KOem94W9G/1uP2VePw1b/4kn+XKYtn410DUH8u 31qwkl/55faFDj6qTkflWyrB1BUgg8gjvVe90201GPZd2sN0n92aMOPyIrGb4e+HgxaDTI7Fjzus Ga1P5xlaX7l919z/AMh3xUekZffH9JHRUVzf/CI3NrzYeItWtcdEmkS5U/XzVZvyYUeR4ss/uXek 6oo6CaCS1b8WVnH/AI6Kfs4v4Zr8V+lvxF7epH46T+Vmvzv+B0lFc4PEuqWn/IQ8N3ajvLYSx3KD 8Mq5/BKlh8c6HJKsUt+ljOxwsOoI1q5PoFkCk/hSdCp0V/TX8ili6G0pW9bx/OxvUU1HWRQysGUj IIOQadWB1hRRRQAUUUUAFFFFABRRRQBieDCx8O2+4ANvlyAcj/WtW3WJ4McP4ct2GQC8vUEH/Wt2 NbdbVv4svVnLhf8Ad6fovyCszRLg3H2/N59s2Xcif6sr5WMfu/fHr71p1laCzN/aO6W3lxeSAfZ1 xtHHDcDLep5+tTH4WXN/vIr1/rf/ADNWiiiszcp6zkaRfbQC3kSYBOB900zQM/2Fp2QAfs0eQDn+ EVJq/wDyCb3/AK4P/wCgmmaF/wAgTTv+veP/ANBFbf8ALr5nL/zEfL9S9TX+4adTX+4axOo/Nv8A 4KYf8jD4L/3b3/23qL/gm1/yGPHP/XOy/wDbipf+CmH/ACMPgv8A3b3/ANt6i/4Jtf8AIY8c/wDX Oy/9uK+3/wCZD/X859B/zLf6/mND4+knxlbZfzP9EPPP/Pebjn06fhXtn7Fv/IB1L/r+b/0XHXif x9/5HK2+YN/oh5Gf+e83HP8An0r2z9i3/kA6l/1/N/6Ljr5yt/BP5tyf/ksK3pL8kfVw6UtIOlLX ln7kFFFFAHn3x/8A+SNeK/8ArzP/AKEtfnhX6S/EM2GpeFb6wuHgnSZ4opIGYHcDKgKkf0ql/wAK P8A/9CjpX/gOK+qyfN6WW05QqRbu76H5zxPwziM9r06tGpGKira3736H5z0V+jH/AAo/wD/0KOlf +A4o/wCFH+Af+hR0r/wHFe//AK0Yf/n3L8D4z/iHmO/5/Q/H/Iy/2bP+SI+F/wDrlL/6Okr0yqWj aLY+HtMg0/TbWOysYARHBCuEQEknA+pJq7X59iaqrVp1VtJt/ez9rwOHlhMJSw8ndwjGP3JIKqy/ 8hG3/wCucn81q1VWX/kI2/8A1zk/mtc53FqiiigAooooAKKKKAKtp/r73/rsP/QEq1VW0/197/12 H/oCVaoAKKKKACiiigBsn+rb6GobD/jxtv8Armv8hU0n+rb6GobD/jxtv+ua/wAhQBYooooAKwvH TiPwdrLF2jC2rkuknlsvHUNg7T74OPSt2sLxzL5Hg/WJBK0Gy1dvNRyhTA6hgCRj1AJ9q1o/xI+q ObE/wJ+j/I3aiuv9Q/0qWorr/UP9KyOk+AP2qf8AkqA/68k/9GSV6r+xb/yAdS/6/wBv/RcdeVft U/8AJUB/15J/6Mkr1X9i3/kA6l/1/t/6Ljr0p/7uj8Syv/ktMR/29+SPdPHn/IZsv+vd/wD0JaKP Hn/IZsv+vd//AEJaK80/bTb8ff8AInat/wBe7/yr8ef2o/8Aku3if/t2/wDSWKv2G8ff8idq3/Xu /wDKvx5/aj/5Lt4n/wC3b/0lir6nh3/e5f4X+aPYyv8AjP0/VH39/wAE/P8Akgfh7/euv/SqWvp/ UNRttKtjcXUywxAgZPJJPQADkk9gOTXyz+wVexad+zvol1O2yGL7W7H2FzL09T7V9LaXp0t5Mmp6 kn+lkZht25W1U9h/tkfeb8Bx18jGRX1qtKW3NL56s8fGVJLETp0/ibfolfd/ouv3tR7dU13li+jW J/hXBuZB7nkRg+nLe6mtLTtJtNJiZLSBYQxy7clnPqzHlj7kmrdFcUqja5Vou39bnPCjGL55ay7v 9O3yCiiisjoCiiigAooooAKKKKACiiigAooooAKKKKACiiigAqG9G6znHrG38qmqOcboJB6qf5U1 uJ7Hzv8AsNn/AItjrQ/6jD/+iYa+jK+cP2Gj/wAW21wf9RZv/RMVfR9ermv++1fU+d4d/wCRTh/T 9WFFFFeSfRhRRRQAUUUUAFFFFABRRRQAUUUUAFFFFABWNqHg7RNUm8640u2a47XCRhJR9HXDD862 aKuM5Qd4uxnUpQqrlqRTXmrnO/8ACJT2nOm69qdmB0jmlF0n0Pmhm/JhRnxVY9RpWroPTzLN8f8A kQE/l+FdFRWntpP4kn6r9d/xOf6rCP8ADbj6N2+53j+Bz3/CWTWv/IR0LU7MDrJFELpD9PKLN+ai rNj4w0TUZvJg1S2Nx/z7ySBJR9UbDD8q2KrX2m2mpw+VeWsN3F/cnjDr+RFHNSlvG3o/0f8AmHJi IfDNP1Wv3qy/8lLNFc9/wgmlQ82IudJPYafcyQoP+2YOw/itJ/Yuv2f/AB5+IRdKOiapZpJ+G6Ix /mQfxo5Kb+Gf3r/K4e1rR+Onf/C0/wA+X9ToqK5ptU8UWP8Ar9DtNQUfx6ffbXP/AACVVA/77NRn 4g2tqcalper6V6tcWLyIPq8W9f1p/V6j+HX0af4LUl42jH424+qaX3tW/E6misOw8baDqqt9i1az u5VB/cRTr5mfTaTnP1qfSvFOl65oy6rYXa3VkRndECzA/wB3aOd3bbjOe1RKlUgm5RaNoYijUaUJ pt7Wa6b/AJmrRXnHxC+KukeAbPz9e1xtLuWG+DStPWOW6dewfcGHvn5VHI3NgE5fw1+Mnh74nEW9 j4m1Cx1M5/4l98lskrD1X92Q30BJ9RWywmIdL26g+TvbQ5JZngo4lYSVaPtH9m6v/wAP5bnrdFef ePPHemfDh7GPV9Z8Tzz3okaCDRfD82qylU272KWlpKyqN6jcwAywGa3bCdNUtdNurPxBqVzbahGJ beaK2iZGQruBZhDhMjpuxk8deK5D0zpKKwzARetZnxHd/a1i88wYt94jzjdjys4yCM+1cl4E+JWi fEe/uLPRNf8AEnnQxC4B1LQJtOSeItt8yB7m0jWdM4+aIsBuXn5hkA9JorGurGaytZribXr9IYUM jt5cBwoGScCL0rF13xHY+HPCP/CTXniHV20gxxSq9pp4uZpBIVEYSCK3aV2YuoCqpbJ6UAdnRXFe CfE1j8QtMlvtG8Qa1shlME9tqOmfYLqCQAHbLb3FvHLGSCrDcgyrKwyCCeh/si7/AOg3f/8AfFv/ APGqANSisW8srixtJriTWtTaOJC7CG3hlcgDJ2osJZj7AEnsKyNa8Q6foHhy81278UX7abau0cj2 ttHcSNIH8vykijgZ5JC/yCNFLFvlAJ4oA7GmSxJPG0cqLJGwwyOMgj3FcF4c8d6R4rW1/s7xDrrT XALC1udHe2uIsOEPmwy2qvDgsuRIq4BB6HNdYdHuz/zHL8f8At//AI1QG+jKb+BdGVy9pbNpchOd +mytbZPqQhAb8QaYdI1/TTmx1pNQjH/LDVYQT+EkYUj8VatOG9mgvFtbwR5l3GGeP5VkxzsIJOGA 5xk5CseMEDQrf28/tO/rr+ZxvCUfsLl/w6flv87nNnxXdab/AMhnRrmyQdbq1P2qAe5KjeB7sgHv W3p+pWmrWqXNlcxXdu/3ZYXDKfxFWaxtQ8KWF7cNdRLJp9+Tn7ZYt5UhPq2OH+jhh7UXpz3XL6ar 7nr+PyDlr09pc689H960+Vl6mzRWA+qX3h8A6qFu7HvqFvGQYveVBnA9XXgdSFHNbsciTRrJGyvG 4DKynIIPQg1EoOOvTubU6sal1s1unv8A15rQdRRRWZsFFFFAGL4O/wCRfg/35f8A0a1bVYvg7/kX 4P8Afl/9GtW1W1b+JL1ZzYX+BT9F+QVlaCMf2j8tsubyT/j2bOenL8nD+o/StWsvQ4zH/aGbVbXd eSMNrbvMHHznngn09qmPwyKn/Eh8zUooorM3Kmr/APIJvf8Arg//AKCaZoX/ACBNO/694/8A0EU/ V/8AkE3v/XB//QTTNC/5Amnf9e8f/oIrb/l38zm/5f8Ay/UvU1/uGnU1/uGsTpPzb/4KYf8AIw+C /wDdvf8A23qL/gm1/wAhjxz/ANc7L/24qX/gph/yMPgv/dvf/beov+CbX/IY8c/9c7L/ANuK+3/5 kP8AX859B/zLf6/mND4+4/4TK2wAP9EPTP8Az3m9a9s/Yt/5AOpf9fzf+i468T+PoI8ZW2U8v/RD xz/z3m559ev417Z+xb/yAdS/6/m/9Fx185W/gn825P8A8lhW9Jfkj6uHSlpB0pa8s/cgory/9o/X /Fnh74XXc3gqJ5tfuLmC0iEdtHO4WRwrMokvLRQQDnd5wx1weSOF+Gmj6341k+G2reLbrxDpvi6S 3udXvIIdWu7K1a3WXKRvZQ6hPbtua4jxvMh2IV+XAAAPXfiDa6bYeGr3UZ4bWAxSRSSXToqlQJUy xbtx3pP+FveBv+hw0L/wYRf/ABVZnx//AOSNeK/+vM/+hLX54V9TlGUU8ypynOTVnbQ/O+JuJ62R V6dKlTUlJX1v3t0P0i/4W94G/wChw0L/AMGEX/xVH/C3vA3/AEOGhf8Agwi/+Kr83aK97/Vah/z8 f4Hxv/ERMX/z4j97P1LtrmK8t4riCRZoJUEkciHKupGQQe4IqWsDwB/yIfhv/sG23/opa36/O5x5 JuPY/cKM3Upxm+qTCqsv/IRt/wDrnJ/NatVVl/5CNv8A9c5P5rUGxaooooAKKKKACiiigCraf6+9 /wCuw/8AQEq1VW0/197/ANdh/wCgJVqgAooooAKKKKAGyf6tvoahsP8Ajxtv+ua/yFTSf6tvoahs P+PG2/65r/IUAWKKKKACsPxxJ5XhDV383yNts7ebuZdmB1yoLDHqAT6VuVgePpGh8Fa3IhAZLSRh ksBkL/s/N/3zz6VrS/iR9Uc2J/gT9H+Rv1Fdf6h/pXinw+8a+IoPCHiW6v8AxMPEtyvh+11+2ub1 bS1S1luIpm+zh0SOMQqY12tLlgCd7t1rkYvin8RvCfw31TRdRWPWfGumw3lxqeqalrFu0dvEkUMi vbvBp0Edww+0xfu3hiwQ4MjYUvkdJ4z+1T/yVAf9eSf+jJK9V/Yt/wCQDqX/AF/t/wCi468o/alJ b4mRk9TYof8AyJJXq/7Fv/IB1L/r/b/0XHXpT/3dH4llf/JaYj/t78ke6ePP+QzZf9e7/wDoS0Ue PP8AkM2X/Xu//oS0V5p+2m34+/5E7Vv+vd/5V+PP7Uf/ACXbxP8A9u3/AKSxV+w3j7/kTtW/693/ AJV+PP7Uf/JdvE//AG7f+ksVfU8O/wC9y/wv80exlf8AGfp+qPub9hlDdfA/wPaEZhku7qWUdiI5 52Uf99hD+FfYFfH37CJx8I/AQ2k5k1Dn0/fTV9g15OY/7zNecv8A0pnjT1xVd/3rfgv8wooorzBh RRRQAUUUUAFFFFABRRRQAUUUUAFFFFABRRRQAUUUUAFIw3KR6ilooA+bf2GT/wAW714f9RU/+iY6 +kq+bP2GP+Se6/8A9hQ/+io6+k69bNv9+q+v6HzfDn/Ipoen6sKKKK8k+kCiiigAooooAKKKKACi iigAooooAKKKKACiiigAooooAKKKKACis6+8RaZp0nl3F9BHN2h3gyH6KOT+VVv+Ehmuf+PHSb65 B6SSoLdP/IhDfkprVUptXtp9xzyxFKL5ea77LV/ctTaorF26/d9XsNOU9lV7h/zOwA/gahvdFght ZJ9Y1q7ktlGZGluBbRKPfy9vH1Jpqmusvu1/4H4kOtK14wdu7sl/n+AzxxZ6Xc6HeC+WxEjRMI3u 1iJBx/D5ny59M8ZxnivOfhOngqBXGh2+qLIs0SXbahvILbwIwdh8vd5m0jvgHtV+Px1ZahePbfD3 wymvXina+rSJ5VpGfVpmG5z14H4Grvgr4PzaS8V1rurvfTxrII7CzzFZxGRSrnb96RiCfnY5r19K GFnSqycW9lfV+sddPW3c+ZbljMwpYjDwjNRunK10v8M3a73+FPonbdfKX7Uiuvxy8RlgwVhbFCRw R9mi6e2c/rXK/CNXf4qeDhGGZv7YtCQo5wJlz+GM19qfFbwdoeqeGL268YaWmrWOn2zSrqNtiO+j Uc7V6AnufmAP931g+E3w38KeBdLtdR0Lw9fy3F1Csq6hfmF7nY6ggZDALweQoH419DSz6lTy9U3B 8yXL5bW3PicRwdia2dSrxqx5JS9o9+ZJyva34J3/AMi18Vfh9o/jPxV4Yn17Vr7TLCGK7to10vXr 3SbmaeTymUCS0ljZkCQyFlZscKcHGR5zrfwN8O+K5b6HRz4bmg8RRyiBWYu13pqWUVssTNsJeNW3 8ZK4kzkljXsutaFZ6/rGmapc6Zqq3unPvgeG6Ea4zkqyCXawJAzkdhVSw8Iadpuu2msQ6drH2+3j aIMbsbHVixw0fmbONzYwB1718Cfs5zHw8+Blv8PPHcupaboXh2x0kWV1Y2n2CIQy2ELXPmxwxIsQ URnc25QyhSowG3Er5bYfs0eOY/CWvaVNY6KxuNLGmLbal4vvtctb8eajF/J1CxmgsNoQlY44Z4yX AZCI1r2rxl8ZB4M1KCyuvD18GuBmGaWSKOJ/X59xAx3z0HPSuwsfED31nDOmnzyLIobdBLFIh/3W 3jI966KmHqU4RqTWktjio4yhXqzoU5XlDdWen3o+f/An7J0vhaz0u7ubPw7J4m06CKxttWihQTw2 ai6DQI8dvGI0PnplI0RDtOFUBRXU+Hfg54m8G/CKfw5Zvpeua/b3lnew6lqN01u+pvDJDIRdyx27 FWHlmJXWNgEWP5VxtHr39rS/9Ay8/OL/AOLpkms3CxuV0m8ZlHygtENxx/v1znafOHxh/Z7+IHxf sLfV72PQbLXmvPNl0S21SKWzhRIwkMiXd3pFzmVSHcMLWN1MpCyDbl2v8AvEHiPUfFFyfDXh3Mlx Kkl3q91N9p8RRCWNvsN7/ouBaNsf5wZATKx8nlg9nxp+1trWgeIpNFbwrHoE8Uojmm1R2nMan+Py 49uRjkYYg+tew+EfjD4d8YQwx6VfrqVztG5FkijlY46+Wzhhn0xXoVsBiMPBVJx0fbX8VoeLhc5w WMqyo0anvR0s9Hfsk7P8DxC5/Zf8US6jo1xZ6f4W0j7Po17p5ENyk8WnpP5xSytUk04zJDGJVQSR XFuCqjMBCqg9P0z4U33hr4a+JdB0rQvDTXd5q11qUNs00ttBeebcedulliiDwTc4EqLIUZEcbiNo 9K/taX/oGXn5xf8AxdH9rS/9Ay8/OL/4uvPPaPAb34KeM38LPLqE0DS21rJ5WmnWrzWZYEDK4hS8 uIlmuSSrsGkAYGQJ0UGu9/Z/+H994C8N3a3miaP4a+2yRzDStDmeWEMIwHuJGeGI+fKfmkBU/N1d zlj6D/a0v/QMvPzi/wDi6BqdxIGCabcK+Dt81kVSewJDMR+RoAbr5f7ParCyrcNdw+XkgEgODIB7 +WJOnbNadZlpZXM10t3fuvmKuIreLPlxZHJyfvN23EDjoFy2dOgAooooAK5rSIv7B8T3Okxnbp91 Ab61i7RMHCzKvouXjbHYu3bGOlrnr3/kf9G/7Bl9/wCjbSt6WvNHo0/wVzjxK5eSot01+LSf5/el 2OhooorA7AooooAxPBiLH4ct1VQqh5cADA/1rVt1i+Dv+Rfg/wB+X/0a1bVbVv4svVnLhf8Ad6fo vyCsnQIRD/aWLSS133sj/vG3eZnHzjgYB9PatasnQFC/2lgXIzeyE/aO/T7n+z6Uo/BIqf8AEh8z WooorI6Cnq//ACCb3/rg/wD6CaZoP/ID07/r2j/9BFSav/yCb3/rg/8A6CaZoX/IE07/AK94/wD0 EVt/y7+Zzf8AL/5fqXqa/wBw06mv9w1idJ+bf/BTD/kYfBf+7e/+29Rf8E2v+Qx45/652X/txUv/ AAUw/wCRh8F/7t7/AO29Rf8ABNr/AJDHjn/rnZf+3Ffb/wDMh/r+c+g/5lv9fzGh8fVKeMrYFCh+ yE4II6zzc/j1/GvbP2Lf+QDqX/X83/ouOvE/j4uzxjbDBH+iE/MMdbiavbP2Lf8AkA6l/wBfzf8A ouOvnK38E/m3J/8AksK3pL8kfVw6UtIOlLXln7kFFFFAHIfFvSB4g+Hes6YZfIF4iQebt3bN0ijO MjOM14X/AMMOwf8AQ5Sf+C0f/Ha918b6fdDSbic6pOYPOhP2Xy49mPNTjO3d+tddXo4XMcVgouNC dk/JP80eFmGR5fms41MZS5nFWWslp8mj5c/4Ydg/6HKT/wAFo/8AjtH/AAw7B/0OUn/gtH/x2vqO iu7+3cx/5+/hH/I8n/U7I/8AoH/8mn/8kUPD+lf2FoOm6b5vn/Y7aO383bt37FC5xk4zjpmr9FFe C25Ntn2MIqEVGOyCqsv/ACEbf/rnJ/NatVVl/wCQjb/9c5P5rSKLVFFFABRRRQAUUUUAVbT/AF97 /wBdh/6AlWqq2n+vvf8ArsP/AEBKtUAFFFFABRRRQA2T/Vt9DUNh/wAeNt/1zX+QqaT/AFbfQ1DY f8eNt/1zX+QoAsUUUUAFYfjgE+ENYCqGb7M+Fbfg8d9nzf8AfPPpzW5WH43TzPCGrqIhMWtnHlkM d/HTCkMc+xz6VrS/iR9Uc2J/gT9H+RHpHw98K+H7aW30vw1o+m28t1JfSRWdhFEj3EgKyTEKoBkY MwZupDHJ5rJufg14AHhzTdG/4Qbw3/Y+kyNPp2n/ANkW/wBns5GBDPDHs2xsdzZKgHk+tdtUV1/q H+lZHSfAH7VIx8T1A4H2JP8A0ZJXqv7Fv/IB1L/r/b/0XHXlX7VP/JUB/wBeSf8AoySvVf2Lf+QD qX/X+3/ouOvSn/u6PxLK/wDktMR/29+SPdPHn/IZsv8Ar3f/ANCWijx5/wAhmy/693/9CWivNP20 2/H3/Inat/17v/Kvx5/aj/5Lt4n/AO3b/wBJYq/Ybx9/yJ2rf9e7/wAq/Hn9qP8A5Lt4n/7dv/SW KvqeHf8Ae5f4X+aPYyv+M/T9Ufcv7CKg/CPwEeciTUO//TaavsGvj79hHP8AwqPwFgjHmahkY/6b TV9g15OY/wC8z9Zf+lSPGn/vNf8Axv8AJBRRRXmDCiiigAooooAKKKKACiiigAooooAKKKKACiii gAooooAKKKKAPmz9hj/knuv/APYUP/oqOvpOvmz9hj/knuv/APYUP/oqOvpOvWzb/fqvr+h83w3/ AMimh6fqwoooryT6QKKKKACiiigAooooAKKKKACiiigAooqlqOs2Okhftd1HAz/cRj87+yqOT+Ap qLk7JEylGC5pOyLtFYn9s6hf8afpUioek+oN5C/gmC/4FR9aX+xb+95v9Wl2nrBYL5Cf99ZL/iGH 0rX2dvjdv68v1sc/t+b+HFv8F973+Vy/f6rZaVGHvLuG1U9DK4XPsM9aof8ACSG640/Tb29z0kMf kx/XdJgke6g1asNA07TJDJbWcSTHrMRukb6ucsfxNaFF6cdlf1/yX+YctefxSUfTV/e9P/JTF8rX r3789npiH+GFGnk/76baB/3yaP8AhFbefm+urzUj3FxOQh/7ZptT9K2q4Xxh8TW8Nzana2uli+vb OO3kjiluRGLrzWdFWMoshDblC4dVyW645pqpN6Q09P8APcmVCkleq7+r0+7b8DsLHTLPS4vLs7WG 1j6bYYwg/SqviDxRpHhSyN3q+o2+nwDo07gFvZR1J9hXAR+KfFnxBvrrStI8nwibXDXU9whuJwjM 6KEUgKrZjckHOAUOeeNrw98HtB0e9Go3wn8Q6yeTqGrv57g/7Kn5V9sDj1raMKVuetO77LV/N7L8 fQ5p1cRf2WFpWS+1LSPyS1f/AJKvMy/+FkeIvGh8vwX4edbRuBrWtgwQY/vJH99/06VLafBuLVrl L7xnq114ru1O5beY+VZxH/ZhXg/jnPpXpFFN4pw0oLk/P79/usiVl0ar5sXJ1H2ekflFaf8AgXM/ MitrWGyt0gt4Y4IIxtSKJQqqPQAcCpaKK4d9WeskkrI8/wDj7eCx+D3ieQ9GthF/326p/wCzV2Og Wh0/QtNtW4aC2jiP4KB/SvPv2if9I8BW2nf9BLVbO0x65lDY/wDHa9QrunphYLvKT/CP/BPJpe9m NV9oQX4zb/QKKKK4T1ynqOk2mq/Z/tUCTG3mWeFmHKOp4IPb09wSKyLrwRaJO9zpE82g3jHcz2OB HIf9uIgo31xn3ro6K1jVnDSL/wAvuOeph6VXWcVfv1+/dHLf8JBqvh/5ddsftNqP+YnpqM6AeskX LJ9RuHuK6DT9RtdVtI7qzuI7q3kGVliYMp/EVZrndR8HoLqW/wBGuDo2pyfM8kS5hnP/AE1j6N9R hvetL06nxe6/w+7p8vuMOWvQ+F88ez+L5PZ/Oz/vB4l8A6N4q1LTNRvbRG1DTpRJBchRvC/xRn+8 jAsCp45yOa5bxX+zr4E8V7pG0ZNLuydwutLP2dwfXA+Un6rXU6V4rLX40rWIBpmqn/VqWzDdD+9C /f8A3Thh6d66KrVbEYdpKTVtrPp/kYvDYHHRk5U4yvvda3876p/jseDv8Nvin8Oh5nhHxeviXT4+ ml64Mvj+6rk/yZBWh4d/aVsLfUF0fx1pN14L1jpm6Qm3f3D4yB7njn71e0Vl+IvC+keLdPax1nTr fUrVv+WdxGGwfUHqD7jmuj63TraYmCfmtH/k/mvmcby2thfewFZx/uyvKP4+9H5O3kXrO9t9RtY7 m0niureQbkmhcOjj1BHBqavBLz4O+K/hNdyap8MtUe608nfN4a1J98bjuI2J6/iD/tHpXZ/C7426 X8RJpdKuYJND8T22Rc6Rd8OCPvFCcbgPTGR3Hes6uE9x1aEueK37r1X67G1DMv3iw2Mh7Oo9usZf 4ZdfR2fkekUUUV557YUUUUAFc9e/8j/o3/YMvv8A0baV0Nc9e/8AI/6N/wBgy+/9G2lb0fifo/yZ x4r+Gv8AFH/0pHQ0UUVgdgUUUUAYngxSvh23BYuQ8vJxk/vW9K26xfB3/Ivwf78v/o1q2q2rfxZe rOXC/wC70/RfkFZOgTJN/aWy4nuNl7Ijef8AwEYyq8/dHataszRLg3H2/N59s2Xcif6sr5WMfu/f Hr71MfhkXP8AiQ+f9b/ozTooorM3Kmr/APIJvf8Arg//AKCaZoX/ACBNO/694/8A0EU/V/8AkE3v /XB//QTTNC/5Amnf9e8f/oIrb/l38zm/5f8Ay/UvU1/uGnU1/uGsTpPzb/4KYf8AIw+C/wDdvf8A 23qL/gm1/wAhjxz/ANc7L/24qX/gph/yMPgv/dvf/beov+CbX/IY8c/9c7L/ANuK+3/5kP8AX859 B/zLf6/mL/x8AHjG22kkfZT94Y5+0TZr239i3/kA6l/1/N/6LjrxL4+EHxjbYOR9lP8ACB/y8Tf5 969t/Yt/5AOpf9fzf+i46+crfwT+bcm/5LCt6S/JH1cOlLSDpS15Z+5BRRRQBwnxyvJ9O+E3iW6t pWhuILYSRyIcFWDqQR+NfE//AAvr4g/9DZqP/fwf4V9s/HGyn1L4T+JLS2jaa4ntxHHGvVmLqAB+ NfFX/DP3xE/6FS+/8d/+Kr7rh54T2M/rHLe/2rdvM/HuN1mTxVH6lz25Xfk5rXv1sR/8L6+IP/Q2 aj/38H+FfYv7OHiHUvFPwn03UtWvZb++lmnDzzNliBIwH5ACvj7/AIZ++In/AEKl9/47/wDFV9hf s5eHNT8J/CnTtM1ezksL+KacvBKPmAMjEfoRW+fvB/VF9X5b8y2te1n2OTgxZosxl9d9py8j+Lmt e8e+l9z02iiivz4/bAqrL/yEbf8A65yfzWrVVZf+Qjb/APXOT+a0AWqKKKACiiigAooooAq2n+vv f+uw/wDQEq1VW0/197/12H/oCVaoAKKKKACiiigBsn+rb6GobD/jxtv+ua/yFTSf6tvoahsP+PG2 /wCua/yFAFiiiigArD8cw/aPB+sRCJp99q6+UqFi+R0AUgnPoCD71uVheOk8zwdrKFGlDWrjYib2 bjoFyNx9sjPrWtH+JH1RzYn+BP0f5G7UV1/qH+lS1Fdf6h/pWR0nwB+1T/yVAf8AXkn/AKMkr1X9 i3/kA6l/1/t/6Ljryr9qn/kqA/68k/8ARkleq/sW/wDIB1L/AK/2/wDRcdelP/d0fiWV/wDJaYj/ ALe/JHunjz/kM2X/AF7v/wChLRR48/5DNl/17v8A+hLRXmn7abfj7/kTtW/693/lX48/tR/8l28T /wDbt/6SxV+w3j7/AJE7Vv8Ar3f+Vfjz+1H/AMl28T/9u3/pLFX1PDv+9y/wv80exlf8Z+n6o+5v 2ED/AMWi8BDBP7zUOfT99NX2BXx/+wh/ySHwH/101D/0dNX2BXk5j/vM/WX/AKUzxp/7zX/xv8kF FFFeYMKKKKACiiigAooooAKKKKACiiigAooooAKKKKACiiigAooooA+bP2GP+Se6/wD9hQ/+io6+ k6+bP2GP+Se6/wD9hQ/+io6+k69bNv8Afqvr+h83w3/yKaHp+rCiiivJPpAooooAKKKKACiiigAo pksqQRtJI6xxqMszHAA9Saxv7fn1T5dGtftEZ/5fbjKQfVe7/wDARj/aq4wlLVbGM6sKejer6dfu NtmVFLMQqgZJJwAKxm8TxXTGPS7eXVXHHmQ4WEH3lPyn/gOT7UieGUu3EurXD6rIDkRyDbAp9ohw fq24+9bSqEUKoCqBgAdBV/u4+b+5f5/kZ/vqn91fe/8AJfiYv9marqXN9qAs4j/y76dwfoZWG4/8 BC1d07RLHSizWtskcj/flPzSP/vOcsfxNXqjubmKzt5Z55EhgiUvJJIwVUUDJJJ6ACk6kpe6tuyK jRpwfO9X3ev/AA3ysiSivJtM/aK0PWbvUYdPsdQ1SSKbybS3sLZpZbgADMh6BFJOBk5wCT6DR3/E Xxj9xLPwPpzd3xd3rD6fcT9SK6ngqtN/vrQ9f8t38kedHNsNWX+zXqP+6r/e9Ir5teR3Os69pvh2 za61O+t7C3X/AJaXEgQfhnqfauGf4t3XiJjD4L8PXmv84/tC5H2WyHvvflvoBV/Rvg54fsLxb/UV uPEeqjk3usym4YH/AGVPyr+A4ruFUIoVQFUDAAGABS5sPS+FOb89F9y1f3r0K5MbiPikqUfL3pfe 1yr7n6nHeHdA8U3Lz3HijWreXztu3T9MiMcUOM5G8nc2cjOf7oroovD2mQtuWwty+UO9owzEo25O Tz8rEkeh5FaFFc9SrKo7vTyWiO6jh4UYpK7fdtt/e/8AhipY6TY6Y87Wdlb2jTuZJjBEqGRjyWbA 5PJ5PrVuiisTpCiiigAooooA8s+Kzf238Qvhx4eX5gdRfVZQOwt03Ln2JJFep15TozDxL+0Prl4C ZLfQNKisFIHyrNK3mHn1xkV6tXfivcjTp9o3+b1/Jo8bL/3k69f+abS9IpR/NMKKKK4D2QooooAK KKKAKOs6JZeILB7O/t1uIGIbDcFWHRlI5BHYjkVjaVqN34evIdI1mZriKU7LHU3/AOW3pFKe0noe j/XIrp6p6tpVvrem3FjdKXt502MAcEehB7EHBB7EVvCpZck/h/LzX9anHWoty9rS0mvua7P9H06d U7lFc/4V1S5cXGk6k27VNP2q8n/PxEc+XMP94Ag+jBhXQVnODhLlZtSqqtBTj/wz6r5PQK8y+Lfw Q0/4ihNVsJ20TxbaAPaarbsUJZfurJt5I9GHzLxjIG0+m0VdGtUoTVSm7MzxWFo4yk6NeN4v+rrs +zR5L8Fvive+IZbvwl4ujFh420olJo3AUXaDpKgHGcYJxwQQw4OB61XjP7RXgG4vdMtfG2gIIvE/ h1hcpJGp3TQqcshx1xycem4d69E+H/jO0+IHg/TNesyBHdxAvHnJjkHDofowIrsxNOE4LE0lZPRr s/8AJ7r7jy8BWq0assvxMuaUVeMuso7a/wB5PR99H1OiooorzT3grnr3/kf9G/7Bl9/6NtK6Guev f+R/0b/sGX3/AKNtK3o/E/R/kzjxX8Nf4o/+lI6GiiisDsCiiigDF8Hf8i/B/vy/+jWrarE8Gtu8 O25Gfvy9Rj/lq1bdbVv4svVnLhf4FP0X5BWXobs/9obriK4xeSAeUoHljj5G4GWHc8/WtSsrQVdf 7R3x28ebyQr9nI+Ycctg/e9amPwyLn/Eh8zVooorM3KesHGk3vGf3D8f8BNM0HnQ9O4x/o0fH/AR Umr/APIJvf8Arg//AKCaZoX/ACBNO/694/8A0EVt/wAuvmcv/L/5fqXqa/3DTqa/3DWJ1H5t/wDB TD/kYfBf+7e/+29Rf8E2v+Qx45/652X/ALcVL/wUw/5GHwX/ALt7/wC29Rf8E2v+Qx45/wCudl/7 cV9v/wAyH+v5z6D/AJlv9fzGh8fST4yts4/49D0AH/Leb0/z617Z+xb/AMgHUv8Ar+b/ANFx14n8 fc/8Jlbbtufsh+7jGPPmx07+v6817Z+xb/yAdS/6/m/9Fx185W/gn83ZP/yWNb0l+SPq4dKWkHSl ryz9xCiquqanbaNp1xfXknk2tuhkkfaWwo9gCT9AM1zR+LPhceIrHRBfzvf3hYRmOxuGgQiRowJZ xH5cRd0ZUEjKZCp2bqAF8b394dJuITpkog8+EfafNj2481OcZ3fpXXVyHxb1f/hH/h1rOp+V5/2N EuPK3bd+2RTjODjOOuK8G/4bkH/QlH/wa/8A2mvSwuXYrGxcsPC6Xml+bR4OY57l+UzjTxlTlcld aSenyTPqiivlf/huQf8AQlH/AMGv/wBpr6P8G+Iv+Eu8J6Prf2f7J/aFrHc+Rv3+XvUHbuwM4z1w KMVl2KwUVLEQsn5p/k2GXZ7l2bTlTwdTmcVd6SWnzSNmiiivNPeCqsv/ACEbf/rnJ/NatVVl/wCQ jb/9c5P5rQBaooooAKKKKACiiigCraf6+9/67D/0BKtVVtP9fe/9dh/6AlWqACiiigAooooAbJ/q 2+hqGw/48bb/AK5r/IVNJ/q2+hqGw/48bb/rmv8AIUAWKKKKACsLxyofwfrCsGKm1cELGJCeOykg N9CRn1rdrC8dDd4O1kZxm1cZ2K/b+6xAP0Jwe9a0f4kfVHNif4E/R/kbtRXX+of6Uy31C1u7i5gg uYZp7VxHPHHIGaFioYK4HKkqwOD2IPeq11rOnjSLq/8At1t9hgEnm3PnL5UewkPubOBtKkHPQg56 VkdJ8GftU/8AJUB/15J/6Mkr1X9i3/kA6l/1/t/6Ljryr9qk5+J6kcj7En/oySvVf2Lf+QDqX/X+ 3/ouOvSn/u6PxLK/+S0xH/b35I908ef8hmy/693/APQloo8ef8hmy/693/8AQlorzT9tNvx9/wAi dq3/AF7v/Kvx5/aj/wCS7eJ/+3b/ANJYq/Ybx9/yJ2rf9e7/AMq/Hn9qP/ku3if/ALdv/SWKvqeH f97l/hf5o9jK/wCM/T9Ufc37CBA+EXgIZ5Mmof8Ao6avsCvj/wDYQ/5JD4D/AOumof8Ao6avsCvJ zH/eZ+sv/SmeNP8A3mv/AI3+SCiiivMGFFFFABRRRQAUUUUAFFFFABRRRQAUUUUAFFFFABRRRQAU hIAJJwB3pazPEmhr4l0S60x7q4so7lQjy223ftyCV+ZWGCOCCOQTQB4z+zdoumfCbwZrVvqXiTTH RrxLl5mnWJY1eNVTdubjdjg9+1e7QTx3MMc0MiyxSKHSRCCrKRkEEdQa8L+DfgC2u/Dt3FY+JoNR tEj+wtJbRqWKstv5odkfbllhwMAbQ/fFe6oixIqIoRFGFVRgAegrrxc51K8p1N2ebltKlQwlOnR+ FLQdRRRXIekFFFFABRRVDU9atdJCCZ2eaTiK3iUvLIf9lRz+PQdyKqMXJ2SInOMFzSdkX6x7zxBm d7TTIP7RvVOHCttiiP8A00fBx9Bk+3eoTYajrvN/I2nWZ6WVs/7xx6SSDsf7qf8AfRrWt7e20y0W KGOO1tol4VQFVRWtoQ31f4f8H5fec3NUq/D7se73+Se3z+4yW0NJAbzXblLwxDzPLcbLWEDnIQnB x/ebJ9MVFqWsx2dql3qt41jBIpMdjD8srAjgMfvbh1+XaASQS2M1S1j4iaBJ5llbXf8Aas24CaHT 4WugEzlw5UFQNuRye9c78WonOqWU20+UYNofHBO4nGfxFdNOjOrVjCtdL7vuOCviqWGw86uGak07 N3vr5vyNjQvEGg63N5Jn1C0nJwqT6hOA30O/Gfan+PNVsvA2l21yuna9r17d3K2lnpmmagVnuZSr NtVp7iKJflRzl5FHy4BJIB8vsonmvIEjUu7OAFUZJ5r0j426LN4i8FHS4rrTYUvbqG1lt9b0D+2t OulkbZ5VzbB4yUJYHd5iYZVySMqzxuHhQkuTqTlONq4yEvarVW1KOnfEbwjNrNlo2rXt94V1y8tk uINL17VTbXEpPnbokXzz5joIJGbZuXbhgzKc0svif4XeMiuhHxlpGrve2sl2unx+JPMee3jYiSUI JstGrIwZhwCpz0rzPQfBGnWFr/Yl/dS6bfmSxsHkXTYorWIwXTyKkCLcybLcvdpFHEHYxBQCTgka XiD9k6TWfFNrfxeKmh0kWEVrcac/9o4MsdobZJY4o9QjtRgbTiW2lPUbh8u3z03Fpp2Z7coxnFxk rpmh4ZvfhppHhfxB4x8CR3us6ZYSLbMPDWriWLU3Kxsghc3AibmZVDM6AENyBknf034n+GIdPuLj xiNR+GdxDcxWptPF2vQQszygmILJDdyxMX2thRJu+U5UcZmg+Dl5q/gXxPoPizVdL1248R3aXN+9 to5t7N1CQo0X2aSaXKssOCGds7znNcT4u/ZA02bTH07wLqFl4C05b176DTtNtbyztomljEdwpGnX tlIyuEjIUybVO7IYFQl1Kk6suapJt+ZlRoUsND2dGKjHslZfcj0fUfHnw60fVJtNv/HWl2WowPFH LZ3HiXy5o2lcxxKyGYEF3BRQRywIGTWQnxi+Gq+JofDlz4tisvEEsyQLps+uky73WZ0HyzEfMtvI w57Y68VXT9nmzTSbiyXUIE82y1G0DrZFthuhAA3zSMx2LAB8zEsCMtxzFD8BtW0++jn07xXb2ojc SoX0nzHVyl3GxBM237t0MAqcGMk7g21czc1Lb4v/AAlvNP0+/g+Jvh+ex1G7NhZXMfi1GiurkYzD Gwnw8nzL8i5PzDjmrmq/Eb4aaFFrUupeP9I0+LRJ0ttUe68TiJbCV/uRzlph5TN2VsE9q4nwl+zJ f6LYa0NW8YHWNR1S0vbeW6eC7lEbXEcCFkN3eXEoVRbjCGUj5iBtAAqv4x/Zk13xPZ/ZbbxtbabF YXsl3oz2+nXlrPAJWkaZLm4s7+3nnyZX2+XJABxvWU5JAPb4NMi8hZbG+uVD7XWU3DTq69QPnLDB 9Rg+hFTafeSTPNbXARbuDG8IfldTna4HUA4IwehVhk4yafg3w6vhHwlo+iIyOunWkVqGj8zadihc jzZJHxx/G7t6sTzVnfv17ahwY7bMo2/e3N8nPfGyTjtu96ANCiiigAqC9vIdPs57q4kWKCFDJJI7 BVVQMkknoKnrj/iG7axYHwzYahaWWsalG3lNcxCfy1HJkMJZd4BGcZHSrhFydjKpNU43f9PoYXwr h0vwloWr6lqWvadNeapcvq93dG4VVSKRsRkknhOOD054r0qCeO5hjmhkWWKRQ6SIQVZSMggjqDXm q/B+68u0U6taK1tCI1MNpcRh38yKQyttus790WdwIPK5JC7a9C0iyl07SrO0nupL2aCFInuZfvys FALn3OM/jVVakqs3OW7M8NQhhqUaMNl/T+9luiiisjpCiiigAooooAKKKKAOb8Rj+ytd0fWVGEMg 0+5x3jlYCM/hLsH0dq6Sue+IHy+DNVm/59ovtX/foiT/ANkroa3nrTjJ+a/J/qcdL3a9SK2dn83d f+2r8QooorA7BGUOpVgGUjBBGQRXhH7PDP4N8a+Pfh/KSI9PvPt1kp/54vj8vlMJ/wCBGveK8KsB /Zf7X2o44/tLQQT74Kf/ABqvTwnv0q1J7ct/mmv0ufP5mvZ4jC4hbqfL8pJp/ike60UUV5h9AFc9 e/8AI/6N/wBgy+/9G2ldDXPXv/I/6N/2DL7/ANG2lb0fifo/yZx4r+Gv8Uf/AEpHQ0UUVgdgUUUU AYvg7/kX4P8Afl/9GtW1WL4O/wCRfg/35f8A0a1bVbVv4kvVnNhf4FP0X5BWXodu1v8A2hutBab7 yRxhy3mg4+fknGfT2rUrK0GBYP7R22strvvJHPmHPmE4+cexqY/DIqa/eQ+f9bfqjVooorM3Kmr/ APIJvf8Arg//AKCaZoX/ACBNO/694/8A0EU/V/8AkE3v/XB//QTTNC/5Amnf9e8f/oIrb/l38zm/ 5f8Ay/UvU1/uGnU1/uGsTpPzb/4KYf8AIw+C/wDdvf8A23qL/gm1/wAhjxz/ANc7L/24qX/gph/y MPgv/dvf/beov+CbX/IY8c/9c7L/ANuK+3/5kP8AX859B/zLf6/mND4+jHjK26f8ehPBB/5bzen+ fWvbP2Lf+QDqX/X83/ouOvEvj4APGNtgYH2U/wAQP/LxN/n2r239i3/kA6l/1/N/6Ljr5yt/BP5t yb/ksK3pL8kfVw6UtIOlLXln7kec/Hv4QwfHD4fv4WupooLeW8t7iR5rO0uhtjcMQEureePJGQCY zjPXGQfNPB/7MOueALzwXpWjazAnhSwgtm1eOP7NaGe4t7gzx4toLJUZdzMAY5LfaCS6zkjb9I0U AeffH/8A5I14r/68z/6EtfnhX6R/EC+0u98O3mnT3FpO8kkMclpI6sWBlTKlD147Yp//AAqnwT/0 J2gf+CyD/wCJr6jKM3p5bTlCcG7u+h+ecTcMVs9r06tOoo8qtqn3ufmzX6PfBr/kk3hD/sFW/wD6 LFWP+FU+Cf8AoTtA/wDBZB/8TXSWdlb6daQ2tpBFa2sKCOKGFAiIo4AVRwAPQUZvm9PMqcYQg1Z3 1DhnhitkVepVqVFLmVtE+9yaiiivlz9DCqsv/IRt/wDrnJ/NatVVl/5CNv8A9c5P5rQBaooooAKK KKACiiigCraf6+9/67D/ANASrVVbT/X3v/XYf+gJVqgAooooAKKKKAGyf6tvoahsP+PG2/65r/IV NJ/q2+hqGw/48bb/AK5r/IUAWKKKKACsLx2SPBus4KKfssmDIqso47h/lI9m49eK3aw/HHPg/WPu f8ez/wCs2benff8ALj/e49eK1o/xI+qObE/wJ+j/ACPNfgn8NPFPw6uPGFp4nu7PxKmuamtx/aem 2H2Fpd1solmnV7uViSyhPlxggbVCY28Z47+FHiGz+Hlj4c0fw3qsmmRtq8VtpnhzVotNhtHluHa1 lnUXESy24iLDycSYLrmM4yv0zUV1/qH+lZHSfn9+1KCvxMjB6ixQf+RJK9X/AGLf+QDqX/X+3/ou OvKv2qf+SoD/AK8k/wDRkleq/sW/8gHUv+v9v/RcdelP/d0fiWV/8lpiP+3vyR7p48/5DNl/17v/ AOhLRR48/wCQzZf9e7/+hLRXmn7abfj7/kTtW/693/lX48/tR/8AJdvE/wD27f8ApLFX7DePv+RO 1b/r3f8AlX48/tR/8l28T/8Abt/6SxV9Tw7/AL3L/C/zR7GV/wAZ+n6o+5v2EP8AkkPgP/rpqH/o 6avsCvj/APYQH/FovAf/AF01D/0dNX2BXk5j/vM/WX/pTPGn/vNf/G/yQUUUV5gwooooAKKKKACi iigAooooAKKKKACiiigAooooAKKKKACiiigD5s/YY/5J7r//AGFD/wCio6+k6+bP2GP+Se6//wBh Q/8AoqOvpOvWzb/fqvr+h83w3/yKaHp+rCiiivJPpAqOeeO2heWaRYokGWd2AVR6kmuU1/4naTpM 7Wdl5uu6sOBYaYpmcH/aK5CD1zz7VzsOl+OvF1wlzfRWGhwBg0aXY+0tGOxWFTs3D1dmPoB0ruhh JNc9V8q8+vot2eRWzGCl7LDp1Jf3dUvV7L0b+47F9Yu9YjZtOAsrEDLaldLjI7+Whxn/AHmwPQNW FD418OaNczQ6SLrxLqzcStp8ZupWI7PL9xR7FgB2Aq3D8MLC7ZZdevb3xLOOcahL+4B9oVwg/EGu stbOCxgWG2gjt4V+7HEgVR9AKpzoQXLG7/BfN7v7kRCli6r552i/P3mvRaRj63l5tnG/aPHXiFh5 Vvp/hW0OPnuD9susf7q4QH6k1LD8LtPu2WXXr2+8SzDnGoTfuQfaFcIPxBrs6Ky+szWlNKPpv9+/ 4nQsBSlrXbqP+87r/wABVo/gQWlhbWFstva28VtAvAihQIo+gHFZM2lXVlbS21rDbX9gRhLK6JQJ 0+UOA2EHOF2nGcAgAAbtFct3e56HKkuW2hwmjS3Wla1d6dZeGtPtrmOCO4Z/7Qc7kdnUYJhJ4MZy Pceta962tajAIbjRLGSMSJIF/tKQfMjB1PEPZlB/Cl1D/Q/HWjz4wt3aXFox9XUpIn6CWujrarra Te6/4H6HNh7JSppJcrtpp2a/BnDyeGriWSzd/Dtmxs53uoVOrz7RK8nmM5Xy8Md/I3A47Yrb/tDx B/0B7H/wYP8A/Ga3aKwOswv7Q8Qf9Aex/wDBg/8A8Zo/tDxB/wBAex/8GD//ABmt2igDC/tDxB/0 B7H/AMGD/wDxmj+0PEH/AEB7H/wYP/8AGa3aKAML+0PEH/QHsf8AwYP/APGaP7Q8Qf8AQHsf/Bg/ /wAZrdooAxY7rXrjcjWNjZkjiX7Q84Bz3TYmeM/xD8av6dpyadCyhmllkO+WZ8b5Wxgs2PoBxwAA AAAALdFABRRVXVNUtNF0+4vr64jtbO3QySzSnCoo7mmk27ITainKTskVPE/iWw8IaDeavqcwgs7V C7t3PooHck4AHqa4L4SeH9R1rVL34geIYzDqurRiKys2XH2OzByi+u5uCf8A65rP03TL7456za63 qsUtj4GspRNpumyDa+ouOk8o7J/dXuPY8+xV6M7YWm6S+OXxeS/l9e/3dzw6KeY144mS/dQ+BfzP +f0tpH5y7BRRRXmnuhRRRQAUUUUAFFFFABRRRQBz3xD/AORA8Tf9gy6/9FNXQ1z3xD/5EDxN/wBg y6/9FNXQ1u/4MfV/kjjj/vM/8MfzkFFFFYHYFeF3n/J31j/2AD/N690rwu8/5O+sf+wAf5vXp4H/ AJe/4JHgZvth/wDr7D8z3SiiivMPfCuevf8Akf8ARv8AsGX3/o20roa569/5H/Rv+wZff+jbSt6P xP0f5M48V/DX+KP/AKUjoaKKKwOwKKKKAMXwd/yL8H+/L/6NatqsXwd/yL1v/vy/+jWrarat/El6 s5sL/Ap+i/IKyPD2z/iZ7PtH/H7Ln7R68fd/2fStesnQJUl/tLZdS3W29kU+aD+7PHyLz90dqUfg kOf8SHzNaiiisjoKmr/8gm9/64P/AOgmmaF/yBNO/wCveP8A9BFP1f8A5BN7/wBcH/8AQTTNC/5A mnf9e8f/AKCK2/5d/M5v+X/y/UvU1/uGnU1/uGsTpPzb/wCCmH/Iw+C/929/9t6i/wCCbX/IY8c/ 9c7L/wBuKl/4KYf8jD4L/wB29/8Abeov+CbX/IY8c/8AXOy/9uK+3/5kP9fzn0H/ADLf6/mL/wAf CG8Y2xUED7KR8xzz9omzXtv7Fv8AyAdS/wCv5v8A0XHXifx8bf4xtjkn/RCOTnpcTV7Z+xb/AMgH Uv8Ar+b/ANFx185W/gn825N/yWFb0l+SPq4dKWkHSlryz9yCiiigDlviI9lpnhK+vrgRQRQvFLJM ygbQJUJYmsv/AIXx8Pv+hs03/v7/APWqP4//APJGvFf/AF5n/wBCWvzwr6rJ8opZjTnOpJqztpY/ OeKOJsRkVenSo04yUlfW/e3Rn6J/8L4+H3/Q2ab/AN/f/rV3isHUMDkEZFflhX6l23/HtF/uD+VZ ZzldPLfZ+zk3zX38rf5nRwrxFXz51vbwUeTlta/W/d+RLRRRXzR98FVZf+Qjb/8AXOT+a1aqrL/y Ebf/AK5yfzWgC1RRRQAUUUUAFFFFAFW0/wBfe/8AXYf+gJVqqtp/r73/AK7D/wBASrVABRRRQAUU UUANk/1bfQ1DYf8AHjbf9c1/kKmk/wBW30NQ2H/Hjbf9c1/kKALFFFFABWF45GfB2scKf9Ffh2VR 07l/lA9249eK3awvHTbfB2skjIFq5++qdv7zAhfqQQO9a0f4kfVHNif4E/R/kbtRXX+of6VLUV1/ qH+lZHSfAH7VP/JUB/15J/6Mkr1X9i3/AJAOpf8AX+3/AKLjryr9qn/kqA/68k/9GSV6r+xb/wAg HUv+v9v/AEXHXpT/AN3R+JZX/wAlpiP+3vyR7p48/wCQzZf9e7/+hLRR48/5DNl/17v/AOhLRXmn 7abfj7/kTtW/693/AJV+PP7Uf/JdvE//AG7f+ksVfsN4+/5E7Vv+vd/5V+PP7Uf/ACXbxP8A9u3/ AKSxV9Tw7/vcv8L/ADR7GV/xn6fqj7m/YQ/5JD4D/wCumof+jpq+wK+P/wBhD/kkPgP/AK6ah/6O mr7Arycx/wB5n6y/9KZ40/8Aea/+N/kgooorzBhRRRQAUUUUAFFFFABRRRQAUUUUAFFFFABRRRQA UUUUAFFFZ2teIdO8O26zajdx2qsdqKxy8h9FUcsfYAmqjFydoq7InONOLlN2S6s+ff2GP+Se6/8A 9hQ/+io6+idT1Wz0aze7v7qGztk+9LO4RR+Jr5i/Y9tdcbwNrVrpN1Y20J1LM17IGmZD5afKicAn H8ROOehr3g+E9F0DbquryTazfoQEutQPnSbz0WKMDapJ6BFBr3czpweNqOT3ey1e33L8X5Hx+Q16 iymiqcdEtZS0W7+b/BeZFL48vdWjZvD2jyT2wBJ1TUybW0UDqwyN7jr0XHvWJF4T1nx44k1nWrl9 LzkxWyG2hmHoiZ3Mv+1ITnsveuxg0yfXnjutXi8qFSHh07dlVPZpccM3t90e55rerh9vGhpRST77 2+ff0svU9ZYOeL97Ezbj2+FP5Lp5SbfpsZ+iaBp3huwSz0yzisrZeiRLjPuT1J9zWhRRXBKTk+aT uz2oQjTioQVkuiCiiipLCiiigAooooA57x5rD+HPDN3q8aJJJYjzVVyApP3eSSAB83cgepA5HMfD z4qN4z1wac8+m/aEtPOubO3kBnt3yoG75yDuyxwm5VAU+Ywdc97q8M0+lXkdtt+0tC4i39N+Dtz+ OKj0DVF1zQ9P1FBhbu3jnA9Nyg4/WtLNw5v6/rcxUkqnJ1av+j/Qv0UUVmbBRRRQAUUUUAFFFFAB RVTVdXstDsZb3UbuGytIxl5p3CKPxNeX3fxY1nx7cPp3w60xrmPdtl8Q6hGY7OHnBKAjMh/zg100 sPUraxWi3b0S+f8ATODE46jhWozd5PaK1k/RfrsurO48b/EDRfh9pZvdXudhY7YbaIbpp27KidSf 0Hc1wWk+ENe+Ld/DrPjiJ9N8PxP5tj4XU4DnPyyXR/iP+wfyAyG3vBnwdsNA1Jdc1q6l8TeJ2wza nfc+WfSJOiAdu/0r0Kuh1aeGXLQ1l/N/8j29d/Q4Vhq+OanjVyw6QTvf/G+v+Fe73chFUIoVQFUD AA6Cloorzj3QooooAKKKKACiiigAooooAKKKKAOe+If/ACIHib/sGXX/AKKauhrnviH/AMiB4m/7 Bl1/6Kauhrd/wY+r/JHHH/eZ/wCGP5yCiiisDsCvC7z/AJO+sf8AsAH+b17pXhd5/wAnfWP/AGAD /N69PA/8vf8ABI8DN9sP/wBfYfme6UUUV5h74Vz17/yP+jf9gy+/9G2ldDXPXv8AyP8Ao3/YMvv/ AEbaVvR+J+j/ACZx4r+Gv8Uf/SkdDRRRWB2BRRRQBi+Dv+Rfg/35f/RrVtVi+Dv+Rfg/35f/AEa1 bVbVv4kvVnNhf4FP0X5BWZolwbj7fm8+2bLuRP8AVlfKxj93749fetOsnw87yLqJea1mxeygfZei gHAV+B8479frUxXuyZU3+8gvX+t/8zWooorM3Kesf8gm9x18h/8A0E0zQf8AkB6dnr9mj/8AQRUm r/8AIJvf+uD/APoJpmhf8gTTv+veP/0EVt/y7+Zzf8v/AJfqXqa/3DTqa/3DWJ0n5t/8FMP+Rh8F /wC7e/8AtvUX/BNr/kMeOf8ArnZf+3FS/wDBTD/kYfBf+7e/+29Rf8E2v+Qx45/652X/ALcV9v8A 8yH+v5z6D/mW/wBfzGh8fWLeMrYly5+yEZJJ/wCW83HPp0/CvbP2Lf8AkA6l/wBfzf8AouOvE/j7 z4ytsv5n+iHkZ/57zcc+nT8K9s/Yt/5AOpf9fzf+i46+crfwT+bsn/5LGt6S/JH1cOlLSDpS15Z+ 4hRRRQByPxY0hdf+H2r6Y8hiS8VIGkUZKhpFBI/OvGP+GI9F/wChmv8A/wAB0/xr2fxvpco0m4uf 7SuzH50J+zHy/L/1qcfc3Y/Guur0MNmGJwcXGhPlT9DxcfkuAzOcZ4ykptKy1f6NHzV/wxHov/Qz X/8A4Dp/jX0nEnlxomc7QBmnUVOJx2Ixlvbz5rbbdfQvL8owOV831Onyc1r6vW17bt92FFFFcJ64 VVl/5CNv/wBc5P5rVqqsv/IRt/8ArnJ/NaALVFFFABRRRQAUUUUAVbT/AF97/wBdh/6AlWqq2n+v vf8ArsP/AEBKtUAFFFFABRRRQA2T/Vt9DUNh/wAeNt/1zX+QqaT/AFbfQ1DYf8eNt/1zX+QoAsUU UUAFYXjlxH4P1hmLKotXJKyCMjjsxB2/XBx6Vu1heOpPK8Hay/mNFttXPmI+xl46hgDgj1wcela0 f4kfVHNidKE/R/kbtRXX+of6VLUV1/qH+lZHSfAH7VP/ACVAf9eSf+jJK9V/Yt/5AOpf9f7f+i46 8q/ap/5KgP8AryT/ANGSV6r+xb/yAdS/6/2/9Fx16U/93R+JZX/yWmI/7e/JHunjz/kM2X/Xu/8A 6EtFHjz/AJDNl/17v/6EtFeaftpt+Pv+RO1b/r3f+Vfjz+1H/wAl28T/APbt/wCksVfsN4+/5E7V v+vd/wCVfjz+1H/yXbxP/wBu3/pLFX1PDv8Avcv8L/NHsZX/ABn6fqj7m/YQOPhF4CHrJqH/AKOm r7Ar4/8A2EP+SQ+A/wDrpqH/AKOmr7Arycx/3mfrL/0pnjT/AN5r/wCN/kgooorzBhRRRQAUUUUA FFFFABRRRQAUUUUAFFFFABRRSMwUEkgAckntQAtUNa17T/Dtk13qV5FZ24ON8rYyewA6k+w5rmrz xrea/cS2HhG3jvpEJSbVp8iztyOCAR/rWH91ePUireieALSwv11TUriXXdaHS+vcHy/aJB8sY+nP ua61RjTV6zt5df8AgfPXyPNeKnWfLhVf+8/hXp1k/TTo5JlRdY8R+MD/AMSm3Ph7Sm/5iGoRZuZR 6xwn7o93/wC+a1tC8F6boVwbsLJfam4w+oXr+bO3sGP3R7KAPat6q+oX8OmWct1cNshjGSQMk+gA 7knAA7k1Lqyl7lNWT6Lr6vd/l5Fxw0IP2teXNJa3ey9FsvXfu2fNP7FmqQ6T8M9fml3OW1bZHFGM vK5iTCqO5P8A9fpX0PpulzS3I1HUtr3uCIoVOUtlP8K+rHu3foMDivAv2JtOsz4Q1u5jBmkh1AxL Ix4yYkLMo7Z4H0A96+lK9LNpKOMqqO7ev3bHg8OU3PLKEp7JaL5vV/p2332KKKK8Q+tCiiigAooo oAKKKKACiiigCnqwvjptx/ZrQLfhSYftKloy3owBBwemQeOvPSvOPgfqOv6h/bkOswixg024NpBY qMCJizSPk/xYDxgHptAx1JPda7rC2SXINytjb2tu11eXjLnyIgG5GeM/K5zggbTkcjPzl4i/a30P Sdf8rw/o15qWnNLuubu4vpYml6DMakkjgcbsdAMCvZwOHxGKpVKNCnzXtr2t5vufLZvjcFl2Io4r F4jktdcur5k/Ja6Ozvt+B9TUVw/w48feG/ilpD32iXd0xh2rcW000iywMc4DDdjnBwQSDiuFm+PU MWnXLjQLltQh8Uf8I8LT+1ZMND5uw3e/bwAmW2Y+8Nu7ndXlVKc6M3TqKzXQ+ioV6WJpxrUZKUXs 1se5UV5LL8evBMeqW1gT4lhlkvTZyte6NqdosGIZpfOczRJ+4KwSYmGYyR97gkQ2fx/8F32t6dZx ya0lteqwWa4sNShlilEkaATQvEHhjPmowmkCoQ6EEhlJzNz2CivKfHHjfxJ4e8UX9nonhe01vR9J 0+LUtTurnxJPaXaxu0uVt4PIdJWCwsfnmiBJAyOtTj40eApYb6Z9R1VIrF0UvLYagqzs0ixD7Mxj xc4kdEJgL7WYA4JxQBe+L3xi0z4WaJ5rlLzV7hSLSyDfePTe+OiA/n0HfHP6V8SvHPjmwtV8MeFh ZwvEu/WtePlROcAF0iX5mBOSCMj2qjq/iX4NeMr+1k1W3a5uby2MxvL3TL6LyFUN+6uJmjAt5sIw EEzJJ8pAXipNF+J/grwrpOgW+kWHiSHR9TuI7eztJ9O1aG6iaSdYgxtp4RJHDls7zgdwNp3D041s LTopKF6nd7fg/wAz5+phcwrYuTnW5aNtFH4vm2nv5O60t1Zu6b8E4dUvo9U8b6pP4u1JTuSGcbLO E+iQjjv36+lelQW8VrCkMMaQxINqxxqFVR6ADpXk3i74qP4Z+Kuj+EFs9KWO/wBmxtW8UNYX95nO 42Fq0ZW7EYwZB5qMoPCtlQzNM+PHhQ6fYT6xPd6dc3iRyJa2Yvr5olaKCR3maOLEaJ9pj3SE7FUh mZfmC8dWvUrW53tsui9Fsj1MPg6GFT9lGze73b9W9X82ewUVxfiXxz4c8Ja7pek6nJrUdxqTKkE8 Fjf3ForM21VluY0aGEsSABI65JGM5rmLf9oDwFf+G59asrrxBcwJKsMcH9jaslxOXQujxwGHzZIS qs3nohjAViWwpxgdh63RXgPxT/aGtvhzofg/Un/4RnT49f019SL+LvGcmjQoFSJvKhk8iXzpT5vC 4TIUnNdZe/GzwbpAuV1WTxBp81rYDUJg2lanJEyYQlYZkiMdw48xQUhZ2yelAHqVFeY6V8X/AAvr Os6fZ28mpCLUIVa2E0V7FdtL5zxPE1o6CaMoULOXUbACW2gE1yGtftBwaP8AGaXwOf8AhF8RX1vZ G1m8aSR69N5scb+bDpn2c+ZGvmZLecPljkb+HBAPfaK8s/4Xp4C/sqfUBfa8YorlLVYRpGqG4uCw YrJBB5PmTwlUdhNErR7Uc7sKxFg/F/whdX0llYahd3E6SQIs88d/DZziSVIyILnyjFM6mQZWNm2k gPsGSAD0uivKtO+OfgrW9V0XT9Lm16/l1W9WygkTTtQSMboZJlmLOgBhIicCUZTcCN2VbHoMmmzW KvNYTzNIMsbe4maVJf8AZy5JTpgEEAZyQaANSiorW4S7top493lyoHXcpU4IyMg8j6GpaACiiigD nviH/wAiB4m/7Bl1/wCimroa574h/wDIgeJv+wZdf+imroa3f8GPq/yRxx/3mf8Ahj+cgooorA7A rwu8/wCTvrH/ALAB/m9e6V4Xef8AJ31j/wBgA/zevTwP/L3/AASPAzfbD/8AX2H5nulFFFeYe+Fc 9e/8j/o3/YMvv/RtpXQ1z17/AMj/AKN/2DL7/wBG2lb0fifo/wAmceK/hr/FH/0pHQ0UUVgdgUUU UAYvg7/kX4P9+X/0a1bVYvg7/kX4P9+X/wBGtW1W1b+JL1ZzYX+BT9F+QVj+Gonii1AvDbQ776dl +ytkMN33m5PznuPXsK2Ky/D0DQW12Hs/sRa8uHCby28GRiJOpxu+9jtnoKUX7kvkOavVg/X9PL9U alFFFZHQVNX/AOQTe/8AXB//AEE0zQv+QJp3/XvH/wCgiptRRZNPulZgitEwLHoBg81naDrWlzBN KtdUtLu+s4EE1tFOjSxjaMFkByucjr61rdezt5nPyv23N0t+ps01/uGnU1/uGsjoPzb/AOCmH/Iw +C/929/9t6i/4Jtf8hjxz/1zsv8A24qX/gph/wAjD4L/AN29/wDbeov+CbX/ACGPHP8A1zsv/biv t/8AmQ/1/OfQf8y3+v5jQ+PmP+EytsEH/RD0z/z8Tete2fsW/wDIB1L/AK/m/wDRcdeJ/H3/AJHK 2+UJ/oh4Gf8AnvNzz69f5V7Z+xb/AMgHUv8Ar+b/ANFx185W/gn825P/AMlhW9Jfkj6uHSlpB0pa 8s/cj57P7WNvfftB3vwt0zS7W41K2aSIGbWtMDSyJA8hHlpeNcICxhHNuWAEmV9Ow8K/ErxVrDfD k3+j6TbW+vwTnU5re7kcwXCRO6xQKUG9P3bZkcqcbQEO4lPQLXwzptlq82qQ222/m3l5i7HO8Rhu CcDIijHA/hFRWfg/SLCLSI4LTy00lneyHmufKLKyN1PzZV2HzZ60Ac58dbqay+Efia4t5Xgnitt8 csbFWRgykEEdDXw1/wALg8df9Dhrn/gwl/8Aiq+6PjdYXGq/CnxHZWsfnXNxbiKKMEDczOoAyeBy e9fHH/DMvxL/AOhYf/wMt/8A45X3XD1TCwoz+sOKd/tW7eZ+Pcb0cyq4qi8FGbXK78ik1e/Wx7t+ x94t1vxXY+KH1rV77VWhktxEby4aXYCJM7dxOM4H5CvoqvBf2VPht4k+HVl4jj8Raa2nPdyQNCDN HJvCh933GOMZHX1r3qvnc3lTljqjotOOlrbbLsfc8MQrwyihHEpqet+a9/ie99dgooorxz6gKqy/ 8hG3/wCucn81q1VWX/kI2/8A1zk/mtAFqiiigAooooAKKKKAKtp/r73/AK7D/wBASrVVbT/X3v8A 12H/AKAlWqACiiigAooooAbJ/q2+hqGw/wCPG2/65r/IVNJ/q2+hqGw/48bb/rmv8hQBYooooAKw vHM32bwdrMvmmDZau3mhmUpgdcqCRj1AJ9K3aw/HB2+D9YPmeTi2c+YWddvHXKZYfVefTmtaX8SP qjmxP8Cfo/yOH+D/AMaL34q+HNc1MaFDaXFm5ay06G4uRPdQlSYpGF1a2wXzMEK0ZliODtlYA1kz ftH2enfDyfWNb0+Eawsl3bpZeHZrjV7OWS3A8xhdR2y7IlYiNpZY0VXypOcZ7DQ/hUuj2moRS+Kv EWp3F8PJkv7u4hW6FsqyLFbrLFEjBYzKzLJ/rS2C0j855jUf2dbe70eWK58b+KbjUrrz11PV3NiL nU4ZUjQwyqtqIkQLDEAYY42+TJYln3ZHSfLf7Uzb/iajdM2KH/yJJXq37Fv/ACAdS/6/2/8ARcde U/tTrt+JyAdBZIP/ACJJXq37Fv8AyAdS/wCv9v8A0XHXpT/3dH4llf8AyWmI/wC3vyR7p48/5DNl /wBe7/8AoS0UePP+QzZf9e7/APoS0V5p+2m34+/5E7Vv+vd/5V+PP7Uf/JdvE/8A27f+ksVfsN4+ /wCRO1b/AK93/lX48/tR/wDJdvE//bt/6SxV9Tw7/vcv8L/NHsZX/Gfp+qPub9hD/kkPgP8A66ah /wCjpq+wK+P/ANhD/kkPgP8A66ah/wCjpq+wK8nMf95n6y/9KZ40/wDea/8Ajf5IKKKK8wYUUUUA FFFFABRRRQAUUUUAFFFFABRRXL+I/GEllqKaLo1quqa9Km/yC22K2T/npM38K+g6t2rSnTlUfLEw rVoUI883/m32S6s1PEHiWw8M2qTXspDSNshgjUvLO/ZEUcsf8mueXw9qnjZVm8RltP0tuU0O3k5c ZyPtEg+8f9hfl9d1aHhzwaumXZ1TU7ltX16RSr3sowsSnqkK9ET6cnuTXS1u5xo6UtX3/wAu3rv6 HGqNTFa4hWj/AC//ACT6+i0783SK2tYbK3jgt4kggjG1I4lCqo9AB0qWiiuVu+rPSSSVkFYFl/xU morfsSdNtWItUI4mkHBmPsOQv4t3FP12V9TuY9FgYqZl8y7kQ4MUGcYB7FyCo9tx7VsxRJBEkcah I0AVVUYAA6AVsv3cb9X+X/B/L1OR/v6nL9mP4vt6L8/Rnzf+wx/yT3X/APsKH/0VHX0nXzZ+wx/y T3X/APsKH/0VHX0nXfm3+/VfX9Dx+G/+RTQ9P1YUUUV5J9IFFFFABRWfqPiDTNIu7K1vdQtrS6vX 8q2gmlVXmb0RScseR09a4KT496Hdw6fPotnf63b3OrjSJJIIGT7O+FLOysN20KSen8J6VvToVaus ItnHWxmHw7tVmk+3Xp036r7z02ivKLjVvil4htJl0/TNP0C6tdbMO67bdHc2Kg/ODhiCWHULyGGO hNP1X4KXviu38R2XiHxbqV3puoail5ZQ27bHsUUv+7VmLAghwPu8bQeT03+rwj/FqJemr/DTz3OT 69UqL/Z6MpevurZ99d1bbquh2XiD4heG/C1jeXmp6xawQWcixXBVvMaF2ztVlTJBODjI7Vy+vfHL TNPvfEOm6Zpt9rWsaPaxXjWcKbftEchjAMZ5LYEqk/LWufhZ4StJdevbzTobgaxJHcakb1y8UrR8 qzITsGCSeAOpp9vrM2sIIPCdlDb2RCodXmh224UDA8lBgy4AwDwgx1PStKcKG6i3bdt2XT/gru9L amNepjF7rnGLd7KKcpP4l1sv5Xdqyd09NTI1m51HxP4B8b2h065gvdR0qSWys5UKyMJLJR5YBwdy yblYYGCRnrX59XFvLaTyQzxPDNGxV45FKspHUEHoa/TC28LrbWSJ9vu5b5WMhv5HBlLkAHjG3HA+ XG3gccVz+ufCfRPFmqw6n4g0PS9U1GBspcCJ4sgdA43kSY/2sj2r18qzenlrnCUbxfb/AIJ8vxHw zXz2NKrCoozirNPazd911Xo159TyD9iXRL+x03xTqFxaTQWV41qtvNIhVZSnnbtueoG9eenNdaPh 94EvvEtzcx3etPePdvpbyxA+T5puhfltwTaMPmPfkcZXJYZr2GJLmCJI44YI40AVUTgKB0AHYVh2 ngXSdPFwLXQ9OtUuZluJo4I9iSOF2gsowDxxjocn1rxcdinjcRLENWv09Fb9D63J8uWU4Gngoy5u W+u17tt/meT/AA3/AGbPAqWOp3ukanqtzFqGoSS3s7Wtlam9YJPE/meTax+ZvS4kBmbMrjY3mE/M e6074KW0MM41TxR4h8R3U0YhN3qctvvWNZY5ERVihRFCmJRwuSCxYsxLV1eheHrfwxayW2kaZZab bSStM0NsmxN56nA4HQdK0t15/ci/M1wHsHEeMvhD/wAJh4km1MeLvEGi2l5ZpYajpGmizFtqECmQ 7JGlt3mTIldSYZYzg8EEA1wJ/ZC0Dw9qWv6p4RvToWpa1fW908sGmaZDJaBbxLmRo7hLLz5WJUkL cSTJnAIx0913Xn9yL8zRuvP7kX5mgDzWw/Z9sNPngkTxT4hkTP2m9hlNmY9QvskrezD7PxKGbdtj 2QkhcxEAAZ/gv9l3w54D0y1tdM1fU4Zre7F4LmC20+1BcTRyn9xb2scChvLCnZEpIZiTvO+vWt15 /ci/M0brz+5F+ZoA4/xX8LD4t1+O9n8Wa/a6QzxSXfh2BrV7G7aMhkLGWB5o8FVOIZYwSuSCSSeQ vP2boDqunx6f4k1fTNFWyktL+OCS3aa8jKWkXkNvgYCJ47XDsmyQFvkZc8es3MuppETbwW0snZZZ WQfmFP8AKuI8c+JvHumaQ0mj+H7d7pc7ypNyCP8AYClWz9Vx/Kt6NGVaSjFpX7tI48VioYWm6k4t 27Jsr+PP2fPD3xE8e+H/ABXqd1di80PYbK3W3s5EidZA++OSWB5oScBWEMiB1wGDYBD7/wCA+mzW VnHp/iDW9DvLS2tbOLULFrZplhhjki24lgdDvSVgx256FShGaxfh58Uden0VZNV0q+1e6kdnkmsz DI0fONhgVldAMY+6STnk12Vt8UdGnmWGa/g024bjydTSS0fPpiULk/St6uCrUpuPLe3bX+vmcmGz XCYmnGpz8vN0lo/x3+VzO8Q/Br+1bTw7DpXjDxD4WfRbBtMSfSlsZHubdhGCkv2m2mHPkocoEPXm uXsP2SvCGneM5/Esd7qLXjW0dlArQ2Qa2t0MZEK3AthcPHmKMhZZXC4wgQcV7BFcXE8ayReRJGwy ro2QR7Gn7rz+5F+ZrhPX31RwsnwL8PP4stvEyTXkOvWs8s1tfoYvNgEs5mmjQmM/u5NxRlOQVC/x KrDX1L4Z6Vqb3sskt0lxc6nHqqzxuoeCZYkiIjJXhWjQowOcrI46Hjo915/ci/M0brz+5F+ZoA8T 8JfsheGvAFhfxeFtd1Pwzez3aXdtqej6Zo9rdWZVXTYGSwAnBSV1JuhM3O4MG+aptL/ZG8G6N47v vFdpPcrqN2Y5Jd9hpzTPKksUu9r37J9scs0I3B7hlIY4UYXb7NuvP7kX5mjdef3IvzNAHl3w/wDg M3hi10C61TxPq2pa3pn2YxuTbGGCOKKSP7LHi3UmE+dKcvmX5h+8GAB60zBFLMQqgZJJwAKrbrz+ 5F+ZqlJpl5qLOl/cxtaE/wDHvBHsDr6SEklhx0G0EEggg0ASeHY2TSw5YsJ5ZbhNwKkLJIzqCDyC AwBHtWnSABQAOgpaACiiigDnviH/AMiB4m/7Bl1/6KauhrnviH/yIHib/sGXX/opq6Gt3/Bj6v8A JHHH/eZ/4Y/nIKKKKwOwK8LvP+TvrH/sAH+b17pXhd5/yd9Y/wDYAP8AN69PA/8AL3/BI8DN9sP/ ANfYfme6UUUV5h74Vz17/wAj/o3/AGDL7/0baV0Nc9e/8j/o3/YMvv8A0baVvR+J+j/JnHiv4a/x R/8ASkdDRRRWB2BRRRQBi+Ds/wDCPW+f78v/AKNatqsXwd/yL8H+/L/6Natqtq38SXqzmwv8Cn6L 8grH8KoiaVJ5dtcWiveXUhiuhh8tcSMW6fdYksv+yR161sVk+FmD6JC4NwQ7yP8A6V/rBmRjg+wz ge2KS/hv1X6jl/Gj6P8AOJrUUUVkdBm+JdMtta8PalYXiRSW1xbyRyLMgdMFTyVPBx1ql4a0FbB2 vmuRdvNbW8ETbNvlxIgwo5OcsXbPH3gO2a1NX/5BN7/1wf8A9BNM0L/kCad/17x/+gitLe5fzMeZ +15fL9S9TX+4adTX+4azNj82/wDgph/yMPgv/dvf/beov+CbX/IY8c/9c7L/ANuKl/4KYf8AIw+C /wDdvf8A23qL/gm1/wAhjxz/ANc7L/24r7f/AJkP9fzn0H/Mt/r+Y0Pj6CvjK2BTyz9kJxz/AM95 uefXr+Ne2fsW/wDIB1L/AK/m/wDRcdeJ/H1SnjK2BUr/AKITgjHWeY5r2z9i3/kA6l/1/N/6Ljr5 yt/BP5tyf/ksK3pL8kfVw6UtIOlLXln7kFFFFAHI+NrzUDpNxEdPVbXz4R5/2gZx5yc7cf1rrq47 4v6u2gfDfW9TSMTPZxpOI2OA22RTjP4V89f8Nv6l/wBCraf+Bjf/ABNephMtxOOi5UI3S80vzPn8 yz7L8onGnjJ8rkrrRv8AJM+tqK8o+AvxpufjHbazLcaXFpn2B4lURSmTfvDk5yBjG2vV648Rh6mF qujVVpL/AIc9PBYyjmGHjicO7wls7W2duvmgooornO0Kqy/8hG3/AOucn81q1VWX/kI2/wD1zk/m tAFqiiigAooooAKKKKAKtp/r73/rsP8A0BKtVVtP9fe/9dh/6AlWqACiiigAooooAbJ/q2+hqGw/ 48bb/rmv8hU0n+rb6GobD/jxtv8Armv8hQBYooooAKw/HGR4P1jaQG+zPgtvxnHfZ83/AHzz6c1u Vh+NwW8IauAgkJtnARg5DcdPk+b/AL559Oa1pfxI+qObE/wJ+j/I3Kiuv9Q/0qWorr/UP9KyOk+A P2qf+SoD/ryT/wBGSV6r+xb/AMgHUv8Ar/b/ANFx15V+1T/yVAf9eSf+jJK9V/Yt/wCQDqX/AF/t /wCi469Kf+7o/Esr/wCS0xH/AG9+SPdPHn/IZsv+vd//AEJaKPHn/IZsv+vd/wD0JaK80/bTb8ff 8idq3/Xu/wDKvx5/aj/5Lt4n/wC3b/0lir9hvH3/ACJ2rf8AXu/8q/Hn9qP/AJLt4n/7dv8A0lir 6nh3/e5f4X+aPYyv+M/T9Ufcv7CKk/CPwCdxAEmoZAxg/vpq+wa+P/2EP+SQ+A/+umof+jpq+wK8 nMf95n6y/wDSmeNP/ea/+N/kgooorzBhRRRQAUUUUAFFFFABRRRQAUUVy/ifxDdteroGhFG1udN8 k7LujsYjx5rjueu1P4j7AmtKdN1Jcq/4YwrVo0Ic0vkurfZeZX8R+KL681STw74ZVJdXCg3d9Ku6 DTkPRm/vyEfdj79ThRzreFfCdn4TsXhtzJPcTN5t1eTndNcyHq7t3+nQdqm8OeHLPwtpaWNmrFdx klmlbdLPI3LSSN/EzHkn+QAFalbVKqUfZ0vh/F+b/RdPXU5qOHk5+3xGs+i6RXZefd7vyVkiiiiu U9AKralqEOlWE93OSIoULNtGSfYDuT0A9TVmsO8/4nOvw2fW1sNtzP6NKf8AVL+HL/XZWlOKk9dl uYVpuEfd+J6L1/4G78kWPD9hLa2r3F2B9vu286fByFOMBAfRRgfgT3rUooqZScndl04KnFQXQ+bP 2GP+Se6//wBhQ/8AoqOvpOvmz9hj/knuv/8AYUP/AKKjr3fXfGmj+HdRsNOvb2NNT1DcLOyDDzbh lBOFB4GcYBYgEkDOTXr5pGU8dVUVfX9D5vh+pCnlFCU3ZW/Vm5VLUNasNKZVu7uGCR1d0iZxvkCK WbavVsKCcAHpXmui+OfFvxIPh6/0XR20nw5dPcw6qt+DFdwhflR42J5yGDDapwyEFqv+FfgvbacP D954h1W68S69osk0ltqczvG/7xtxVvmJcA5xuJGGIxjiuR4eNL+NKz7LV9fktV9zurnoxxtTEWeF p3i7e89Fb3Xp1ejfTdNOw23+Ndp4gu/Di+G9Mu9Z0/WnnhGpxxP5do0fGZUxuAyU67flbOeMVW0X R/iT4mHhy/16/tfDktpdzNqWl2gEkV3ASvlqCGODjeOWPY4zXpGmaTZaJZpaafZwWNqn3ILaNY0X 6KABVuk68IaUYJeb1fX5bPt0THHB1atniare2kfdX2fm9Vda7Np3R5z4Z+BHhrQNP0q2uftetSaX eyahZXF/Md8ErlCSu3bkZRThs85P07yw0uz0tHSytILRJHMjrBGqBmJyWOByT61arjvF/j2XQNd0 TSrLT572XUJ/KluFgkeG3BBC7mVdoYtjhiPlDHPTOM6tWs7zk2dVHDYfCq1KCj8tdFb1eh2Nc1d+ M1ubiSz0G1bW7xDtd432W0J/6aS8j8F3N7Vj+GdM1Pxxo8N/4k1CO4tJixhstNja2t5otx2PIC7M 24AHbu24IyK7i2tYbK3SC3hjggjGEjiUKqj0AHApr2cFd+8/w/zfyt6il7eq2o+5Hvu36LZfO/oj nYfCEmqSpc+I7oarIrB0skXZZxEHIIj53kf3nJ9gK6YAAYHApaKznUlU+L/gG1KjCjfkWr3e7fq3 qwooorM3CiiigAooooAKKKKACiiigAooooApX+i2GqKBd2kM+DlWZBuU+oPUH3FZlx4eu4IWjtLw XdsRg2OqDz4yPQOfnH47vpXQUVrGrOOiehzzw9Oo7ta91o/+D6PQ8+j8MeH4rxY/sdz4P1KRsK2n 3DQRSt/slD5b/Rlz7VqHSfF2kDNlrVrrUajiHVbfypD6fvYsD80NdRdWsN9byQXESTwSDa8cihlY ehBrFNrfeHTus/M1HTR960dt00I/6ZMfvD/Ybn0Paur27qbvXs9fub1X3/M814SNDVJpd4+6/nFa S9bfIzz8QG0s7fEGi3+jAHBuVT7Tbf8AfyPJH/AlWui0rWtP122Fxp17b30B/wCWlvIHH6dKlsb+ 31O1S4tZVmhfoy+vcEdiO4PIrD1b4f6Nqd19sigbS9SHS/05vIm/Erw30YEVm/YydpJxf3r7nr+L 9DoSxMEpQkqkfPR/etH/AOAr1Okorj1ufFXhk4uYU8U2A/5bWwWG8QcdYydknf7pU+1a2heMNJ8R O8VndD7XH/rbOZTFPH/vRthh+WKzlRlFcy1Xdfr1XzsbU8XTnJQn7suz0fy6P5Nm1RRRWB2BRRRQ AUUUUAc98Q/+RA8Tf9gy6/8ARTV0Nc98Q/8AkQPE3/YMuv8A0U1dDW7/AIMfV/kjjj/vM/8ADH85 BRRRWB2BXhd5/wAnfWP/AGAD/N690rwu8/5O+sf+wAf5vXp4H/l7/gkeBm+2H/6+w/M90ooorzD3 wrnr3/kf9G/7Bl9/6NtK6Guevf8Akf8ARv8AsGX3/o20rej8T9H+TOPFfw1/ij/6UjoaKKKwOwKK KraldfYdPubjfDF5UTSb7h9ka4Gcs3ZfU+lAGf4QUpoEAYFTvl4I/wCmjVs15d8P/ihd+I9TsrCV LM+Y80TpAf3h2GX9+MOy+WTGE+UsNzD5+MV6jV1HzTcu7MaMeSnGHZIKx/CE63fhfS51upb5JbdJ FuZ1KvKCMhiCSRnPTNak8nlQSPkLtUnLDIHHtVHw3JJN4d0uSa6F9K9rEz3QUqJiUGXwQMZ64x3q l/Dfqv1/rcl/xo+j/Nef6fNddKiiisjoKesgtpF8ASpMEnI6j5TTNAGNC04EkkW0fJ7/ACipNX/5 BN7/ANcH/wDQTTNC/wCQJp3/AF7x/wDoIrb/AJdfM5f+Yj5fqXqa/wBw06mv9w1idR+bf/BTD/kY fBf+7e/+29Rf8E2v+Qx45/652X/txUv/AAUw/wCRh8F/7t7/AO29Rf8ABNr/AJDHjn/rnZf+3Ffb /wDMh/r+c+g/5lv9fzF/4+KF8Y2wGf8Aj1J+YY/5eJq9t/Yt/wCQDqX/AF/N/wCi468S+Pm3/hMb baSR9lPUY5+0TZr239i3/kA6l/1/N/6Ljr5yt/BP5tyb/ksK3pL8kfVw6UtIOlLXln7kFFFFAHn3 x/8A+SNeK/8ArzP/AKEtfnhX6QePtY0m50S70yW8s5bh5YY2tHkUs371MgoevHatX/hB/Dn/AEL+ l/8AgFH/APE19PlOcRy2nKEoc13fc/P+JeGKmfVqdWFVQ5VbVX637nz3+w9/yDfF3/XW2/lJX0/V HTdD03RvM/s/T7Wx8zG/7NCse/GcZ2gZxk/nV6vIzDFLG4mddK17afJI+lyXL5ZVgKeDlLmcb67b tv8AUKKKK889sKqy/wDIRt/+ucn81q1VWX/kI2//AFzk/mtAFqiiigAooooAKKKKAKtp/r73/rsP /QEq1VW0/wBfe/8AXYf+gJVqgAooooAKKKKAGyf6tvoahsP+PG2/65r/ACFTSf6tvoahsP8Ajxtv +ua/yFAFiiiigArD8cRed4Q1iMReeXtnXygrNvyOmFIY59AQfStysLxzF5/g7WI/Kabfauvlohcv kdAoIJJ9ARn1rWl/Ej6o5sT/AAJ+j/I3aiuv9Q/0qWorr/UP9KyOk+AP2qf+SoD/AK8k/wDRkleq /sW/8gHUv+v9v/RcdeVftU/8lQH/AF5J/wCjJK9V/Yt/5AOpf9f7f+i469Kf+7o/Esr/AOS0xH/b 35I908ef8hmy/wCvd/8A0JaKPHn/ACGbL/r3f/0JaK80/bTb8ff8idq3/Xu/8q/Hn9qP/ku3if8A 7dv/AElir9hvH3/Inat/17v/ACr8ef2o/wDku3if/t2/9JYq+p4d/wB7l/hf5o9jK/4z9P1R9zfs If8AJIfAf/XTUP8A0dNX2BXx/wDsIf8AJIfAf/XTUP8A0dNX2BXk5j/vM/WX/pTPGn/vNf8Axv8A JBRRRXmDCiiigAooooAKKKKACiimTzR20MksriOKNS7uxwFAGSTQJu2rMTxf4lbw7YRLbQi71W8k FvY2hbHmyn19FUfMx7AU/wAKeGk8N6cyPJ9p1C4bzr28YfNPKerH2HQDsABWH4GtpPEt/N4wvkIa 6UxaZC648i0zw2OzSYDE+m0V29ddX90vYrfr69vRfn8jzcNfEy+tS2+yvLv6y/BWWjbCiiiuQ9MK KKKAK2pX8Wl6fcXc2fLhQuQoyTjsPUnoKq+H7CSw04G4wby4Yz3JH/PRuSPoBhR7KKrar/xNNbst NHMMGL25H0OIlP1cFv8AtnW5Wz9yCj1ev+X+f3HLH95Vc+kdF69f0X3hWXrnifSfDX2Q6rqFvp4u 5hbwNcOEEkh6KCe5rmPHvxPTw7BqdloFqniTxRZRRzvosEuJVjZgu8gAk4yCVHOCDwCDXL658E7z 4h6P4ni8S6vPewaoy3mk2l2gEmkTeWQBuQ4IBbaVHBCZySSa6KWHjpOu+WL+97bL53136HFiMbO8 qWDjzzX/AICt933urWV2na6seMfstal4httBtdO0K902KK610/bre8YxyzweQpYQsMnICtnaCQSh yBmvozwZ8GdE8KWdnFdNL4guLK8mvbS61QLK9s8hBOw445UHJyd2TkZryL9jz4QXXhVtb8R63Zm3 1IyPp1tHIOY1Ryszfi6bc/7DdjX03XpZtif9pnGi9OrXV+vlex4PDmA/2ClUxUfeWyfRadOl7J/c 9wopCcDJ4FeaD4zW+oeO7jw/pFumpNFGURvOWNZps/Nh2P3VAPQMSTwMDnx6OHqV+b2avZXfkfUY nG0MHye2lZydkt235Janplc9f+NLOK6ey06OTWtRU4a2ssMIz/00c/Kn4nPoDUB8L6hrh3a/qRaA /wDMO04tDB9Hf77/AJqP9mt/T9OtdJtI7WytorS2jGFihQKo/AU7Uqe75n+H37v5feLmxFb4VyLu 9X8lsvnfziYtnpWtalcx3Wr3y2sSnK6bp/3P+2khG5/oAo+tdBFEkCBI0CKOgUYFPorKc3PyN6VG NJaXb7t3f9eS08gooorM3CiiigAooooAKKKKACiiigAooooAKKKKACiiigAooooAKKKKAMDU9Nn0 u7k1XS4y8rEG7s14Fyo/iA7SAdD3xg9iNiyvIdQtIrm3cSQyqGRh3FT1hWKjRvEE1kBttL5WuoFH RJAR5q/juD/UvW9/aRs91+X/AAPy+Rx29hO6+GT18m+vz2fnZ9zdrG8Q+EdJ8URoNQs1llj/ANVc oSk0R9UkXDL17Gtmis4zlB80XZnRUpwqxcKkU0+j1OIax8XeFDmxuU8Vacv/AC63zCK8Qc8LKBtf /gQB961/DnjfTvEU0lovm2GqRDMunXqeVOnvtP3h/tLke9dBWT4g8Lab4ngWO/tw8kfMNxGdk0Lf 3kccqfpXR7WFTSrGz7r9Vs/wfmcP1erQ1w87r+WTuvlLVr53XZI1qK5HQ9WvvD+rxeH9duheNMpb TtTZAhuQPvRSAceao5yMBlOQAQ1ddWNSm6btuuj7nVRrKtG6VmtGnun2f9Wa1WgUUUVkdBz3xD/5 EDxN/wBgy6/9FNXQ1z3xD/5EDxN/2DLr/wBFNXQ1u/4MfV/kjjj/ALzP/DH85BRRRWB2BXhd5/yd 9Y/9gA/zevdK8LvP+TvrH/sAH+b16eB/5e/4JHgZvth/+vsPzPdKKKK8w98K569/5H/Rv+wZff8A o20roa569/5H/Rv+wZff+jbSt6PxP0f5M48V/DX+KP8A6UjoaKKKwOwKKKKAMrwxcyXmiwyynLl5 ASBjpIwH8q1axPBuT4dt9wAO+XgHP/LVq261qq1SSXdnNhm5UIN9l+RV1R2j027ZHSJ1hch5fuqd p5PXimaKrLo1grPFKwt4wXhXajHaOVHYegp+qAtpl2FEbMYXAE33D8p+97etGlgrploGEasIUBEP 3B8o+77elL/l38yv+X3y/UtUUUVmblTV/wDkE3v/AFwf/wBBNM0L/kCad/17x/8AoIp+r/8AIJvf +uD/APoJpmhf8gTTv+veP/0EVt/y7+Zzf8v/AJfqXqa/3DTqa/3DWJ0n5t/8FMP+Rh8F/wC7e/8A tvUX/BNr/kMeOf8ArnZf+3FS/wDBTD/kYfBf+7e/+29Rf8E2v+Qx45/652X/ALcV9v8A8yH+v5z6 D/mW/wBfzGh8fDnxjbf9eh6AD/l4m9K9s/Yt/wCQDqX/AF/N/wCi468T+PpJ8ZW2dufsh+6Bj/Xz en+fXmvbP2Lf+QDqX/X83/ouOvnK38E/m3J/+SwrekvyR9XDpS0g6UteWfuQUV8peBPhl8UtZ+JX j278Y6hqY8LX1pfxWy2+sxxz/vJljjEfkaVayofKtE+ZbksqshBZm3DpZ9Chg8R/CJz4U1CTxRYW FlH/AGhJos8vlwCPbNEt8CUsdmS8iSBTOFVBuI+UA9i+JF/BpfgzULy6kENtbmKWWQgkKolQk8e1 c1/w0h8N/wDoaIP+/E3/AMRVr4//APJGvFf/AF5n/wBCWvzwr6zJsoo5jTnOrJqztpb/ACZ+bcU8 TYrIq9Olh4RkpK+t+9ujR+lng34jeHPiCt23h/U01JbQqJikbqELZ2/eUZ+6eldJXzB+w9/yDfF3 /XW2/lJX0/Xi5lhoYPFToQbaVt/RM+ryLMKmaZdSxlZJSle9ttJNdW+wUUUV5p7wVVl/5CNv/wBc 5P5rVqqsv/IRt/8ArnJ/NaALVFFFABRRRQAUUUUAVbT/AF97/wBdh/6AlWqq2n+vvf8ArsP/AEBK tUAFFFFABRRRQA2T/Vt9DUNh/wAeNt/1zX+QqaT/AFbfQ1DYf8eNt/1zX+QoAsUUUUAFYXjpBJ4O 1lSrOGtXBVI/MJ46BcjcfbIz61u1g+OwG8G60G3bTayZ2RiQ9OyEgN9Cea1o/wASPqjmxP8AAn6P 8jeqK6/1D/SvAfhr4+8MWvh74glvHk83hyB2ddbk16W/lt28mRp1Ms43QXS+W7vaKu2AbNqjJA8/ vvjFbaP8JmXwh8RtFj0LU/t8lleatr8mvXe5Y49unRXv2wt9sYu83LzbACiqyruXI6Tz79qn/kqA /wCvJP8A0ZJXqv7Fv/IB1L/r/b/0XHXlH7Uhz8S4yeT9hj/9GSV6v+xb/wAgHUv+v9v/AEXHXpT/ AN3R+JZX/wAlpiP+3vyR7p48/wCQzZf9e7/+hLRR48/5DNl/17v/AOhLRXmn7abfj7/kTtW/693/ AJV+PP7Uf/JdvE//AG7f+ksVfsN4+/5E7Vv+vd/5V+PP7Uf/ACXbxP8A9u3/AKSxV9Tw7/vcv8L/ ADR7GV/xn6fqj7m/YQ/5JD4D/wCumof+jpq+wK+Pv2Ec/wDCo/AWCMeZqGRj/ptNX2DXk5j/ALzP 1l/6Uzxp/wC81/8AG/yQUUUV5gwooooAKKKKACiiigArjfHjPr93YeE4GYDUMzX7r/BZoRvGcdXJ CD2LeldlXH+CB/bWra54jb5kup/sdoSD/wAe8JK5Hs0hkb6Yrqoe5er/AC7evT/P5HnYz97y4Zfb 3/wrf79I/wDbx1sUSQRJHGoSNAFVVGAAOgFPoorlPR2CiiigApkkqQoWdgqjuayNSuLq+1RdLs5v sqrEJrm4UAuisSFVM8Attbk5wF6c8XNP0a101T5SySOTuMk8rSuT65Yk9u1auCiryevY51UlOTUF ouv+Xfz2M/wxfWWpXOq3Fs08srXBSWSW3kjQFPkCIzKFcLtOdpIDFsnNc/4/8ZXsOoWHh7R7O+uX 1SV7G41bTDHIdKkKZVnU5wcEMd235QSCTiq+vxWPwxtNWutO1C0j8Q64WSwt9SeG2hlnHmOqjYig nMh+ZslvlBbJBqx8KvAqaDb3XiG+0tNK8T66qz6pBFcNLGkvJIXcTjJO4jJwSQCQBXVTSjF16uvR Lv8A8BfNXVmefWlKc1g8O7dZPst7bNXl6p2d0T+DfAlp4K0y31TWp4dW8R2tiLe716WELLJEuWwT ySAONx+ZgoznFcf8aPjjofwksYP+Eggn1TWr6FpbbQ4yBEqZx+9PKkcdTu5B2gCvWNet5bvQ9Qgh VXmkt5ERX6FipAB9q+Pf25PC2ra3q2geKbCwnu9Cj0/yJbuJCRC4kZsSDqnDDlgOcjqK6cBCGNxc Y4h6P5fL/gL5Hn5xVq5Tlk54GOqt0v5Nvu/N38xPh5+2D4evNUkt/GngzSbG0kf91e6XZhhCvYSI 2S3b5lP/AAGvePjH4q8O/C7wJb+I4NH8INDcXMFulz4jv49J06NZekkt15EuwY6fIckgcZzX50+H PDOq+LtVi0zRdPuNTv5fuwW6Fmx6n0HueBX6UeMr7S/BXgXwzc6/I0M+lyWzwwRzRp5k6REFSzcb Qu9jz/Dxk4B9DO8Hh8LKDoqzd7o8ThHNMdmMKscU+ZRtZ273ur7P8zl/Bfxa8B69oekXWqaTosdz qMskST+G7eTWtLKq23zxfRWyosBJ2iWVYlLKyjJWrj/FL4QpFcTiwSTyLgQbYvC128ko+b99Eq25 aW3GxibiMNENpy4wa8z8afDb4e+JvGGhXGtxHTtTstaCaZZXVlp12Ut5bkHgahYuYYTJl1+ztv8A 3mA4CqE9Zb9n6FIhHbeOfFlmID5NgYZrQ/2fZkYeziDWxBjYYBeQPN8q4lG0Y+YTa2Z+gyjGXxK5 S8UfFj4Z+HtJ1a6h0pdUmsBIojsvD9zLHNIkfmHbLHbsvlgbd8oyib13EbgDgfGP4uaD8LNX8O2P 9ifDy1/tWxkvd3i3xFHorPtaMeVbL9km+0SfP93Kfw/3uO21f4B6RfaCmladrOs+HoV+0xmXTXtz I1vOqiW3JmhkAjIROQA42jDjnPa23he1tdbttUWSY3EFj/Z6qWGwx7lbJGM7sqO+PakUeZx/E/4f LKtlc6NbQ6tIkjpaJpEzpFjIRLicQeVbu7KyKrt8zKQhfBpi/Ff4cxaLa6vc6XaLYSWolk+yaPcX crSl4E8u3SK2b7Th7hYyYySHG3aSH2b138D7KXxHc6raeJfEGlR30kkmpafZTQLb6hlndFlLQtIo RpHIETpuB2yeYvy1BoP7PHhjwxb6XaaZPf2emaX5f2HTomiS3tgstvKVRRGNqtJbKxUHGXkxjIwA M0r4hfDDWtR0ixtbOI3Oqqv2YS+H7iJQ7BiIZWeALDNhHJhkKyAKSVGKzfH3xS+Hvgmx8TrHocep 6tolnJcmzh0O4MVw6AEwxzpbukjruXeke90Byy4FUh8EPEelfFnSL/SdWSLwRFdtql7aS3a+bNdf vcEw/ZSzH94AHFxGoUAGJ2Aeur1P4HaXq+rarc3Otay1hfCZo9IEkAtbOeYETTxHyvM3uC2Q7ug3 NtVSTQBmeJPG3hHwMLBvEnhmC1S4sIrlxpmkz6hN50kqRLBHbxW5mkJaTr5YPHKrzi1/wn3wtGmi /ZdPS3OzG/SXV8vA1wo2GLdny0ckY4KlThhiuq17wBp/iLxFp2s3M1yl1Y7PLSJlCHZKJBuBUnqo 6EcVxmsfsz+ENfZRqDX11bf2PNoslpK8TQzRybx5joY8NIqyyqP4cSMCrcYAK4+LXwqN1pNs2m3E VzqTMscE3hG+jkt9rIpN0rWwNoMyx4M/lgh1IyDmmaN8W/hdq8GlO+lvp76jG0iJeeHLhBAA7Ivn yeTshLsjCMSMvmEfJuqXwD+zF4X+Hvh59IsLq4MDghmg0/TdPBzNHLnyrK0gizuiUbtmSM5J4Isj 9nnTPMgT/hJfEH9nDH2jTd9qILsJK0lv5hEG8eSXwuxl3BV83zMUAXvDni74ceK47JtOs7Ym9uRa 28dzokttJI5hMwISWJW2GMFg+NhHQ12k2lmwi83SwYXiX5bRTiGQDJ2BeiE5PzLjnBO4DB47QvhY NM+JcXiGQRiy0zRYNI04C4d5ZSM75pU2qisFwildxIZ84yAPQLm4js7eWeZtkUSF3bBOABknAoAS 0uor61huYG3wzIJEbBGVIyDz7VNVTSvN/sy08+JYJvKXfEhyEbHKjHYdKt0AFFFFABRRRQAUUUUA FFFFABRRRQAVieKf3EFhejhrW8hbP+y7eU3/AI7IT+FbdYvjMhfC+osTjbHuBwTgggjpW1H+JFeZ y4r+BN9k381qjaooorE6gooooA57x5oEniPwxdW9sQuoQ4ubOTuk8Z3IfbJGD7E1f8N61H4j8P6d qkQ2x3kCTBT/AA7gCR+B4rSrjvhE+74faavaJ7iAfRJ5EH6LXUvew7v0a/FO/wCSPOdoY1W+1F3/ AO3Wrf8ApT/A7GiiiuU9E574h/8AIgeJv+wZdf8Aopq6Gue+If8AyIHib/sGXX/opq6Gt3/Bj6v8 kccf95n/AIY/nIKKKKwOwK8LvP8Ak76x/wCwAf5vXuleF3n/ACd9Y/8AYAP83r08D/y9/wAEjwM3 2w//AF9h+Z7pRRRXmHvhXMa3rGl6Z4rtJrm5kN7a6ZcyG0tonnlMLSwAv5aKzEbkUcD19OOnriNZ 8C6JqHjOW4ea9g1LVNMuoJRFdSbHi3W6uQpJRSAEHAH3ieTyLhe/u9n+RjVUXFc211991b8TrdL1 K31nTrW/tHMlrcxrNE7IyFlYZBwwBHB7irVIqqihVAVQMAAcAUtQbBRRRQBi+Dv+Rfg/35f/AEa1 bVYvg7/kX4P9+X/0a1bVbVv4kvVnNhf4FP0X5FbU4zLp10ixCdmicCJjgPwflJ7Z6UzRt39kWO+F bZvITMKPvWM7R8oYdQOme9WZY1mjeNhlWBUj2NZ3hc/8U1pWbOTTyLWIG0lJLw4QfISQCSOmcc4p f8u36/1/VhvSsvR/mvLz7/I1KKKKyOgqav8A8gm9/wCuD/8AoJpmhf8AIE07/r3j/wDQRT9X/wCQ Te/9cH/9BNM0L/kCad/17x/+gitv+XfzOb/l/wDL9S9TX+4adTX+4axOk/Nv/gph/wAjD4L/AN29 /wDbeov+CbX/ACGPHP8A1zsv/bipf+CmH/Iw+C/929/9t6i/4Jtf8hjxz/1zsv8A24r7f/mQ/wBf zn0H/Mt/r+Y0Pj6CPGVtnbn7IfukY/183p/n15r2z9i3/kA6l/1/N/6LjrxP4+DHjG2/69D0IP8A y8Tele2fsW/8gHUv+v5v/RcdfOVv4J/NuT/8lhW9Jfkj6uHSlpB0pa8s/cgooooA5P4q6THr3gDV tNmdo4rtY4HdMbgrSKCRnvzXkn/DFHhP/oN6z/31F/8AEV6z420fbpNxdfbbw/v4W8kzfu/9cnG3 HSuuruw+OxOETjQm4pnj47KMBmUlPF0lNrRXuef/AAl+DOl/B+DU4tMvby8W/aNnN2UJUoGAxtUf 3jXoFFFc9atUxE3Uqu8n1O7C4Wjg6MaGHjywWy/EKKKKxOoKqy/8hG3/AOucn81q1VWX/kI2/wD1 zk/mtAFqiiigAooooAKKKKAKtp/r73/rsP8A0BKtVVtP9fe/9dh/6AlWqACiiigAooooAbJ/q2+h qGw/48bb/rmv8hU0n+rb6GobD/jxtv8Armv8hQBYooooAKwvHXPg7WeQP9FflkVwOO6sQp+h4Pet 2sPxwceD9YPyD/Rn/wBYEK9O4f5cf73HrxWtH+JH1RzYn+BP0f5G5UV1/qH+lS1Fdf6h/pWR0nwB +1T/AMlQH/Xkn/oySvVf2Lf+QDqX/X+3/ouOvKv2qf8AkqA/68k/9GSV6r+xb/yAdS/6/wBv/Rcd elP/AHdH4llf/JaYj/t78ke6ePP+QzZf9e7/APoS0UePP+QzZf8AXu//AKEtFeaftpt+Pv8AkTtW /wCvd/5V+PP7Uf8AyXbxP/27f+ksVfsN4+/5E7Vv+vd/5V+PP7Uf/JdvE/8A27f+ksVfU8O/73L/ AAv80exlf8Z+n6o+5v2EP+SQ+A/+umof+jpq+wK+Qv2Donf4P+BXVSVSS/3MBwP302M19e15GY/7 zP1l/wClM8af+81/8T/JBRRRXmjCiiigAooooAKKKKAMDx7qsmieDNZvIc/aEtnWHBwfMYbU/wDH iK0NA0mPQtDsNOiAEdrAkI29DtUDNYPxBH2v/hHdNPKXurwCRfVIg05B9swgfjXW10y92jFd23+i /U4Kfv4qcukUl83dv8OUKKKK5jvCiiigDG0gb9d12Xus0UP4CJW/9qGtWeeO2gkmmdYoo1Lu7nAV QMkk9hWXovGq+IB3N4jfh9nhH9DXFfFzxbN9v0zwXouty6F4p1cefZ3QszPFiM52ORnaGwcnawAV twANdipOtVUF2XyVldnlyxEcLh5VJd5WWmrcnZK7Su35md4TdPjF4rl8Qyz6Pr/gm1ZH0tHtGW7s 7tNpbJYAj+8eSD8mAMGvXqoaHo8Gg6ZDZ28UEQUbpDbwrCskh5d9i8AsxJP1q/UV6qqStHSK0X9d +5tg8O6FO9R3nLWT8/vei2Su7IKwtV0x7G1vbqxlEWY5HktpV3wSnafvL2752lc55zW7VHXN39i6 hsUs/wBnkwqjJJ2nisI7o65u0WzwL9l3xnd+P9I1++0vQPDXhVo7tVlXT7Bv3zMudxIkX8q9snsN euoXhmutJmicbWjksHZWHoQZua8J/Yi8P6noHhbxLHqenXWnySXsbIt1C0ZYbOoBAzX0rXo5lCEM XONPZed+iPDyGpUq5bRnW+Jp30t1fRWOTtPC19YLKtrFoFsJpRPIIdKK75A24OcS8sDzk855rQ8j xH/z/aZ/4Ayf/Hq3KK8w98w/I8R/8/2mf+AMn/x6jyPEf/P9pn/gDJ/8ercooAw/I8R/8/2mf+AM n/x6jyPEf/P9pn/gDJ/8ercooAw/I8R/8/2mf+AMn/x6jyPEf/P9pn/gDJ/8ercooAw/I8R/8/2m f+AMn/x6jyPEf/P9pn/gDJ/8ercooAw/I8R/8/2mf+AMn/x6jyPEf/P9pn/gDJ/8ercooAw/I8R/ 8/2mf+AMn/x6p00iW5kSXUbk3JQqwhRdkIYdwuSTzg/MWwQCMVq0UAFFFFABRRRQAUUUUAFFFFAB RRRQAUUUUAFYnjVQ3hTVAwBHkNwa26xPGrBfCmqFiAPIbk1tR/ix9V+Zy4r/AHep6P8AI26KKKxO oKKKKACuL+D/APyINp/19Xv/AKVy12lcX8H/APkQbT/r6vf/AErlrqj/ALvP/FH8pHm1P9+pf4J/ nTO0ooorlPSOe+If/IgeJv8AsGXX/opq6Gue+If/ACIHib/sGXX/AKKauhrd/wAGPq/yRxx/3mf+ GP5yCiiisDsCvC7z/k76x/7AB/m9e6V4td6TfN+1ZZagLOc2A0Mxm6EZ8sNl/l3dM+1elgml7W/8 kjwc2i5LD2X/AC8h+Z7TRRRXmnvBXPXv/I/6N/2DL7/0baV0Nc9e/wDI/wCjf9gy+/8ARtpW9H4n 6P8AJnHiv4a/xR/9KR0NFFFYHYFFFFAGL4O/5F+D/fl/9GtW1WL4O/5F+D/fl/8ARrVtVtW/iS9W c2F/gU/RfkFZHhONYdBt4UguLeOJpIljuiTJtWRlByQCQQMj2IrXrJ8Pp5I1GHfcybL2U7rlcfew +EOeVG/APtjtSXwNen6/5jlpWi/Jr8n+hrUUUVkdBU1f/kE3v/XB/wD0E0zQv+QJp3/XvH/6CKfq /wDyCb3/AK4P/wCgmmaF/wAgTTv+veP/ANBFbf8ALv5nN/y/+X6l6mv9w06mv9w1idJ+bf8AwUw/ 5GHwX/u3v/tvUX/BNr/kMeOf+udl/wC3FS/8FMP+Rh8F/wC7e/8AtvUX/BNr/kMeOf8ArnZf+3Ff b/8AMh/r+c+g/wCZb/X8xf8Aj5t/4TG22ggfZT1OeftE2a9t/Yt/5AOpf9fzf+i468S+PjBvGNsR n/j1I+Y5/wCXiavbf2Lf+QDqX/X83/ouOvnK38E/m3Jv+SwrekvyR9XDpS0g6UteWfuQUUUUAcD8 eZpLb4QeKJYpGiljtd6OhwykMpBBHQ18k/Anxp4h1P4ueGLW817U7u2kucPDPeSOjfIx5UnB5FfX vxr02fWPhZ4hsLVA9zcwCGJSQAWZ1AGT05NfOnwh/Z18deEfiVoGsanpcMVhaXG+Z1u4mKjaRnAb J619hlNbDwwNeNWSUne17X26H5fxLhsdWzfB1MPCTgmuZpOy97rbTbufYVFFFfHn6gFFFFABVWX/ AJCNv/1zk/mtWqqy/wDIRt/+ucn81oAtUUUUAFFFFABRRRQBVtP9fe/9dh/6AlWqq2n+vvf+uw/9 ASrVABRRRQAUUUUANk/1bfQ1DYf8eNt/1zX+QqaT/Vt9DUNh/wAeNt/1zX+QoAsUUUUAFYfjkZ8H 6wMIf9FfiQoF6dy/ygf73HrxW5WF46OPB2snAP8Aor8F1QHj+8wKj6kYHetaP8SPqjmxP8Cfo/yN 2orr/UP9KlqK6/1D/SsjpPgD9qn/AJKgP+vJP/Rkleq/sW/8gHUv+v8Ab/0XHXlX7VP/ACVAf9eS f+jJK9V/Yt/5AOpf9f7f+i469Kf+7o/Esr/5LTEf9vfkj3Tx5/yGbL/r3f8A9CWijx5/yGbL/r3f /wBCWivNP202/H3/ACJ2rf8AXu/8q/Hn9qP/AJLt4n/7dv8A0lir9hvH3/Inat/17v8Ayr8ef2o/ +S7eJ/8At2/9JYq+p4d/3uX+F/mj2Mr/AIz9P1R9mfsd6jq2n/BH4fnTFuZI2u7v7RFaRFnkX7W4 27jDIqrhiTuKdOGHJr7ar5D/AGDZ5I/g74HjVsJJJf7h64nmIr68rx8wVsVU/wAUv/SmeVVkpYiq u0n+j/UKKKK84gKKKKACiiigAooooA5TxR+88Z+DI/7txczY+ls6/wDs9dXXKa//AMlA8J/9cr3/ ANAjrq66avwU/T/26RwYb+LX/wAS/wDSIBRRRXMd4UUUUAc79uGlar4knMMtwIbeK78m3QvJJ8jj CqOrHy8AdzXKfB9LnxI2o+L7i/1aWz1SUyWuk6xCitp7qWSQRkZ+U42jG3gHIJOayvitYN4v8c6d 4S2a1YRajbxzjV9MYIsUkDSuAxPUDcc4IIZk65r1+GIQxJGpZgihQXYsxx6k8k+5r0qrVKkrbzS+ 5afi1+HmeBh1LEYmV/hpOXzk23+EX5p37ofRRRXmnvhWN4xvNQsPDGozaVZHUNQWEiGAMq5J43Hc yghc7iMgnGBya2a5L4m+NtN8E+GbifUrz+zxdRy29tcup8sTmNiis2MKTg4JwOMZ6Z0pwlUkoxV2 zGtUhRpyqTdkjx74f+LPHcOhazLa6Pf3uoPZRvFB9nRI7WURRliyuqeY+5nIVJnHG3AIJr6Is5JJ rOCSWNopXjVnjfG5SRyDgkZHtXzR+yD8WW1zTb3S9d1hr/Xbu+ItbbZlxEsQZnO0YVRz8zYyeBk8 V9O11Y2hPD15U5nm5TjKeOwcK1LZ9O3kwooorhPYCiiigAooooAKKKKACiiigAooooAKKKKACiii gAooooAKKKKACiiigAooooAKKKKACsXxn/yKuqf9cGrarF8Z/wDIq6p/1watqP8AFj6o5sV/Aqej /I2qKKKxOkKKKKACuL+D/wDyINp/19Xv/pXLXaVxfwf/AORBtP8Ar6vf/SuWuqP+7z/xR/KR5tT/ AH6l/gn+dM7SiiiuU9I574h/8iB4m/7Bl1/6KauhrnviH/yIHib/ALBl1/6Kauhrd/wY+r/JHHH/ AHmf+GP5yCiiisDsCvIU1nxJJ8RbxYRLJbw3NsqPPp7qXgaUrKiAhMbQM7/3gx8247sJ69Xjl14h 1Ff2orPRhdMNMbRDMbfA2l8vznGewrrw9N1Oe3SLf3HnY2vGgqfMvinFfedj8MNY1/WdKvpPENvJ b3C3P7nzIWizGUVgMMiHglhjaQMY3yY3nsqKK5D0Qrnr3/kf9G/7Bl9/6NtK6Guevf8Akf8ARv8A sGX3/o20rej8T9H+TOPFfw1/ij/6UjoaKKKwOwKKKKAMXwd/yL8H+/L/AOjWrarF8Hf8i/B/vy/+ jWrarat/El6s5sL/AAKfovyCvNvGniHxZaeJ7ix0uzuIdLNmGF/HAJsSF4xkBRI64XzAAYmBbJPy qa9JrLnuJIPEdrG92iQT28gS1K/M8isp3A47KTxn8OtRFc10aVJclm+6/HQPDF1c33hzTbi8ingu 5bdGljusearFRndhVGf+Ar/ujpWpRRUGpU1f/kE3v/XB/wD0E0zQv+QHp3/XtH/6CKfq/wDyCb3/ AK4P/wCgmmaF/wAgTTv+veP/ANBFbf8ALv5nN/y/+X6l6mv9w06mv9w1idJ+bf8AwUw/5GHwX/u3 v/tvUX/BNr/kMeOf+udl/wC3FS/8FMP+Rh8F/wC7e/8AtvUX/BNr/kMeOf8ArnZf+3Ffb/8AMh/r +c+g/wCZb/X8xofH1i/jK2JYt/ohGSc9J5hivbP2Lf8AkA6l/wBfzf8AouOvE/j6S3jK2JfzD9kI zz/z3m459On4V7Z+xb/yAdS/6/m/9Fx185W/gn825P8A8lhW9Jfkj6uHSlpB0pa8s/cgornNV+Iv hvQv7UbU9YttOi0uGW4vZ7smKG3jjWN5HeRgFAVZoyTn+L2OK3/C0PD76xoOmQvqV5c63bLeWkln pF3cQLCwJR5pkiMduGwcecyZIIGSDQAnjifU/wCybhDZ2v2Lzof332pvMx5qc7PLx1/2q62uN+MW rSaD8Ndc1KJFkls4lnVH+6xWRSAcfSvLvgd+0hrPxU8b/wBiX2l2NlALWS48y3LlsqVAHJx/FXfR wNavRnXgvdjueNis2wuDxVLB1W1Op8Onnbc+g6KKK4D2QooooAKqy/8AIRt/+ucn81q1VWX/AJCN v/1zk/mtAFqiiigAooooAKKKKAKtp/r73/rsP/QEq1VW0/197/12H/oCVaoAKKKKACiiigBsn+rb 6GobD/jxtv8Armv8hU0n+rb6GobD/jxtv+ua/wAhQBYooooAKwvHLBPB+sM2dotXJ2yCM9P7xBC/ UggVu1heOnEfg7WXLMgW1clkk8thx1DYO0++Dj0rWj/Ej6o5sT/An6P8jdqK6/1D/SsLwZ490nx9 bXdxo66l9ntpjA0t/pN1YpKR/FCZ4kE0Z7SR7kPZjUMPxE8Oar4V1fXrLVYbzR9Mlube7u4AzpHJ buyTrwMsUZGU7c8g4rI6T4j/AGqf+SoD/ryT/wBGSV6r+xb/AMgHUv8Ar/b/ANFx15V+1QQ3xOUj obJD/wCRJK9V/Yt/5AOpf9f7f+i469Kf+7o/Esr/AOS0xH/b35I908ef8hmy/wCvd/8A0JaKPHn/ ACGbL/r3f/0JaK80/bTb8ff8idq3/Xu/8q/Hn9qP/ku3if8A7dv/AElir9hvH3/Inat/17v/ACr8 ef2o/wDku3if/t2/9JYq+p4d/wB7l/hf5o9jK/4z9P1R9zfsIZ/4VF4C9PM1D/0dNX2BXx/+wh/y SHwH/wBdNQ/9HTV9gV5OY/7zP1l/6Uzxp/7zX/xv8kFFFFeYMKKKKACiiigAooooA5TX/wDkoHhP /rle/wDoEddXXKa//wAlA8J/9cr3/wBAjrq66avwU/T/ANukcGG/i1/8S/8ASIBRRRXMd4VQ13UX 0nSbq5hg+13KRsYLUOqNPJg7YwWIGWPH41fryj4m6S/xL8TaX4SudEfUfC+4zXer2d/5b2VygYhS qk87SBhhz5gI+7XRQpqpO0nZLV+n3r7rnFjK0qNJumryei33enRO3ray6kHwv0CWw1O38UXVrq2l X/iO4nFzpWp3Pmi1fazHYMDAbys8jOAo7CvXqxPEka2tlp80ahVtby3IA/hUuIz+Sua26vEVHWaq P0+7/gNGOCoLCqVBa7P1utX82mwooorkPTCuZ+JPgi0+I3gfV/D14VRL2AqkrDPlSDlH/wCAsAfw xW/e3S2NnPcsrusMbSFYxlmAGcAdzXhHx6+Pth8F2tLWfTl17xfcwi7gjm/49rRSzKGB69VYfKAz beSOK6sLTrVa0Y0F726+R52YV8NhsNOeMdqdrPzvpb5mZ+yL8JG+Hmm6trWurHba5dyNaRxOw3RQ RuQ3/fbrn3CoR1r6K+323/PxF/32K+L/AIYftzaraak1v45tI7+wmfK3lhEI5bfJ6FOjqPwb619T ePvEer2tjotn4ZlsINW1u6+zWt7qlvJPbW4EMkzSPCjxtJ8sZAQOmSwywxXfmtLEwrupiVrLa23y 9DxuHcTl9XBqjgHpDdPR3fV+vkdV9vtv+fiL/vsUfb7b/n4i/wC+xXkfir49H4QaEf8AhOrVNRv7 K1M99qmiPbWengGXyos/bLpPIaRio2tIyoSd0m0b6zrb9sDwfqEvgpLG0uL3/hLFcWLQarpLYmRm Rogovd85DrtMlss0QyGL7fmrxj6o9t+323/PxF/32KPt9t/z8Rf99ivEvhz+1x4X8deMtD8H3VlN ofifUrCK6axutR0+R4ZXhE/kGGO5a4J8s7vNEXldt4b5ab42+MHi7wd4y8QQ3TadZaVa2NzPYWN3 4evz9q2QM8ci6oshtXdmRh9k2JLtDMGIA3AHt/2+2/5+Iv8AvsUfb7b/AJ+Iv++xXlP/AA0FBEEa 58Oa5aXaM9vJoj21u928xmtY4irpcmMKwu42AJzhvmMZQqUb9ozT5YZh/wAI3r9gYYcXl1dQ2rxa bckyKtvMEucyP5kTp+5LpnHzhWDUAer/AG+2/wCfiL/vsUfb7b/n4i/77FeTxftGWouby2bwh4km eL9zY3EaWSx6xcBokaG2U3W5GDzoMziNOvzkAmtHXviHrXiLwTo194Q+z+H9V1TVv7LDeJdOa7W1 ZHlSXfBDcR7jmFgMSgcg89KAPR/t9t/z8Rf99ij7fbf8/EX/AH2K8msPjfeeHprjRvE2lza1q2lX Bh1fVvDtskVhbQEIUu3innMiIfM2mONp3Uo55Ubq1dJ+OthqcbzT+G/EGl2jxzXFldXkEHlX9vHE 8vnRFJmwrKjYWTZIMqWRQwJAPRPt9t/z8Rf99ij7fbf8/EX/AH2K8mv/ANpXTrK5ukTwf4ovLS3R 5WvoIbTyWjiZBcON1wGxEJI2b5fmDYj8xgyjH0n9sXwh4nu9XsPDWmaj4q1iwvEs49K0a+0ua5ut zlPMC/bAIFBVsrcmF+DhDigD3H7fbf8APxF/32KljkSVdyOrr6qcivDJv2sdJ0+2lvtS8Nanp+ly anaabZ3l3f6bbRzGa2im3M893GilTLt2bi7Efu1fnHtN5pVrfusrxgXCjEdzH8sqDr8rjkD26Hoc g0AXKKo6VcTSRzQ3GWnt5PKaTbgSDAZWH1DDPYMGA6VeoAKKKKACiiigAooooAKKKKACiiigArF8 Z/8AIq6p/wBcGrarF8Z/8irqn/XBq2o/xY+qObFfwKno/wAjaooorE6QooooAK4v4P8A/Ig2n/X1 e/8ApXLXaVxfwf8A+RBtP+vq9/8ASuWuqP8Au8/8UfykebU/36l/gn+dM7SiiiuU9I574h/8iB4m /wCwZdf+imroaw/HFxp9t4O1ptVuEtNPa0ljmmdtoVWUr19TnA9yKuadr9hqt3dW1pcCaa1bbKoU jByVOCRhhuVlyMgFSOoIrVyXs1Hzf6HNGDVeU+jUV9zl/maFFFFZHSFeF3n/ACd9Y/8AYAP83r3S vC7z/k76x/7AB/m9engf+Xv+CR4Gb7Yf/r7D8z3SiiivMPfCuevf+R/0b/sGX3/o20roa569/wCR /wBG/wCwZff+jbSt6PxP0f5M48V/DX+KP/pSOhooorA7AooooAxPBhY+HbfcAG3y5AOR/rWrbrF8 Hf8AIvwf78v/AKNatqtq38WXqzlwv+70/RfkFZOuloJtLul+yKI7tY5JLkDcEkBTEZ7MXZB79O9a 1ZviS1lvNCvY4IYJ7kRmSCO5H7syr80e7kcbgp61NNrnVy66bpytutV6rVGlRUVrcJd20M8bK8cq B1ZGDKQRkEEcEe9S1DVtDZNNXRU1f/kE3v8A1wf/ANBNM0L/AJAmnf8AXvH/AOgin6v/AMgm9/64 P/6CaZoX/IE07/r3j/8AQRWv/Lv5nP8A8v8A5fqXqa/3DTqa/wBw1idJ+bf/AAUw/wCRh8F/7t7/ AO29Rf8ABNr/AJDHjn/rnZf+3FS/8FMP+Rh8F/7t7/7b1F/wTa/5DHjn/rnZf+3Ffb/8yH+v5z6D /mW/1/MaHx9/5HK2+YP/AKIeRn/nvNxz6dP5V7Z+xb/yAdS/6/m/9Fx14n8fMf8ACY22AB/oh6Z/ 5+JvWvbP2Lf+QDqX/X83/ouOvnK38E/m3J/+SwrekvyR9XDpS0g6UteWfuR86/C/9kHTfhz8SvFP jMXdpcX2sRXSJCmj6XAFaa4eXLSwWMUx2hYOsjZbeTnCmtyX4HXsvizwPqMmj+HJrnRtOsbWTxI0 0w1Sx+znc8NspjKtFPkoxDQnaTuEowF9uooA8++P/wDyRrxX/wBeZ/8AQlr5g/Y8/wCSut/2Dp// AEJK+sPHOuabPo1zYNOjzmaFDCynk+cmR0xXTQ6XZW0okitIIpF6OkSgj8QK9vC5isNhKuG5b8/W +2h8nmORvH5lhswVS3sulr31vvfT7i1RRRXiH1gUUUUAFVZf+Qjb/wDXOT+a1aqrL/yEbf8A65yf zWgC1RRRQAUUUUAFFFFAFW0/197/ANdh/wCgJVqqtp/r73/rsP8A0BKtUAFFFFABRRRQA2T/AFbf Q1DYf8eNt/1zX+QqaT/Vt9DUNh/x423/AFzX+QoAsUUUUAFYPj1zH4L1p1lMDLaSEShipTjrkZIx 6jmt6sPxxJ5PhDWJBL5Gy2dvN3MuzA65UFhj1AJ9K1o/xI+qObE/wJ+j/I8y+GHwXv8AwZ4f17So tL0Xwbbasgs5I/CN7IBGAkobUFMsA/0qUum4OHI2AmWUjnhNZ/ZX1uy8GQaFFLpHjmK3mvxaTeK2 ht20wTBBDdQC1sgnnoEZcBE4lbEgHyn6kqK6/wBQ/wBKyOk/P/8AamXb8TUB6ixQf+RJK9W/Yt/5 AOpf9f7f+i468q/ap/5KgP8AryT/ANGSV6r+xb/yAdS/6/2/9Fx16U/93R+JZX/yWmI/7e/JHunj z/kM2X/Xu/8A6EtFHjz/AJDNl/17v/6EtFeaftpt+Pv+RO1b/r3f+Vfjz+1H/wAl28T/APbt/wCk sVfsN4+/5E7Vv+vd/wCVfjz+1H/yXbxP/wBu3/pLFX1PDv8Avcv8L/NHsZX/ABn6fqj7m/YQ/wCS Q+A/+umof+jpq+wK+P8A9hD/AJJD4D/66ah/6Omr7Arycx/3mfrL/wBKZ40/95r/AON/kgooorzB hRRRQAUUUUAFFFFAHKa//wAlA8J/9cr3/wBAjrq65TX/APkoHhP/AK5Xv/oEddXXTV+Cn6f+3SOD Dfxa/wDiX/pEAooormO8yvE+tLoGh3d55lsk6oVt1u51hjkmIxGhZiANzYH41xvwc8GDSLXUfEV/ oX9g+JNclMmo2wujcKHV3+ZSSdoYktgEjkc1nfEGA/EnxhY+ExYaPr/hmBi2sK94Vu7KYKSjBVYM ODgHBBLkHGK9VhhjtoY4okWOKNQqIowFA4AA9K7pP2NBQW8tX6dFv89V2sePTSxWLdVr3aei/wAT 3a06LS6fdNaGb4qtnu/Depxx/wCt+zu0f++Blf1ArQtbhLy1hnj5SVA6/QjIqRlDAgjIPBBrH8IM R4ds4TndbBrU56/umMf/ALLXPvS9H+f/AAx3fDiPVfk//tjZooorE6ipqgmOnzm3RZLhF3xIxwGc cqCfTIFfHv7anw51/wAU69pvjTR7CTUtCg0xLSd7cFpYHWaViXjxuAG8A8cEEHGK+za8x+PPia5+ Gnw81fxNo8/2XVFeFEVgHilZpFX5kPBO3PIw2FAzgYr0sur1KGJhKkrt6W9Twc8wlDGYCpDEScYp c110trt19D88fAXw28R/EzVxp3h3TJb6YY8yQDbFCM/edzwo/U9s1+i3xWbw1ZeCdN03xSrypNNB Bbm0v3sZ45RgGWK4R45IioLHejK2DgctgzfC/TL678BaJqRuYtMudStIr64gsLOGGPzJEDH5dmc8 9yTXTT6HeXURjm1WaWM4yjwQsDg5HBjrqzTMJY2oouNlG/n6/kefw7klPKaLqRm5SqJN6WVumnz1 1PGbO3+H9jpcXhy70WbS7jU7lNNEZ1i8j1AoZVkW6luJDHN53mOreajvIWIIkOCV7+2+A/hC3v8A Tr1k1u7uLBY1ia+8R6jciQxyGSN5lkuGE7qxO15QzAfKCF4rasfBEWmQtDZzR2kTSido4LK3RTIM YcgR/eGBz14FaH9lah/0Gbj/AL9Q/wDxFeGfXHO+G/gv4X8I65a6rpC6zZz28IgW3HiDUGtHULtB ktmnMMjBcKHdCwCqAcKuGX/wP8Iaprt/qt1Z6hLLfLIJ7P8Atm9FgzSKVeQWYm8hZSGbMqxh8sTu ySa6X+ytQ/6DNx/36h/+Io/srUf+g1cf9+of/iKAOW8afBXw/wCMIJ8pNYXVxcwzzXdvczpIVSS3 dlRkkUxswtIQHQgqV3DnOc3Tv2c/Cdjrsl866hc2y2sdrDZS6reNHgCQNJODORcykyMwlmDSKxZg 2WJrtZdH1kyxmLXpFiH31e2iLN9CFGPyNUIrDxVBFEJtQS6kaUq7QeXGFj7Nhozk9cjNWo32ZlKp yvVP7r/kYfjr4I6V4m8IXWk6Q/8AYWoESNaX++4f7PI7xuzfu5opOTCnMcsbrjKOh5puifA/TU+F ml+Ddev7/U/skxu5NR02/vNMna5MjSNJHLFceeg3OwAMzsQcMz5JPQNPqECubm61W3CyeWCLWGXc OfmHlo2F46nGM81LFcedJPGviZhJBJ5MissKlX5wOU74OPXBp+zl2Eq1N6c2vno/uZij4E+DPK0l Dp97IdNcukkmrXjyXRLBj9rcy7rwbgGxcGQZAPUVSvf2cvAd/DdRSafqaR3EwmYQa9qEXlrhh5MW yceVbkSODbx7YjuOUOa7X+ytRP8AzG7n/v1D/wDEVUuNF19s+R4jMf8A11s43/lioSv1NJNpaK5X Pwu8MG1ltjpn7mWC5t3X7RLzHPs84Z3fxeWnPUY4xk1U0X4PeGfD+qy39nHqpd7hbpLa51u+uLS3 kXdgwW0kzRQD52+WNFHPTgVMdG8YRnjxFa3A9Psaxf8AxVILbxfF/rJopR6wXMeT+DW4/nWvs77N ffb87GHt0vii18r/AJXM28+Avg69tTaiDV7O0Z4nkttP8QahaRTeXH5arIkU6rIpTCsrgq4A3BsC vQERYkVEUIijCqowAPQVyP2jXo/9dFqwH96EWbj+h/Sm/bY5dyapcazJbsADBNYMIzz/ABNFHyD0 IYlSDyDR7KfRX9NfyF9ZpL4nb1TX52Oh0u5+3zXV0oBgZljgkGcSIBndz/tM+COCACMg5rRrGi8X aHkR/wBqWsLdkmkEbfk2DWnb3cF2u6CaOZfWNgw/SolCcfiVjSFanU+CSfoyaiiioNgooooAKKKK ACiiigAooooAKxfGnPhTVO37hq2qxfGf/Iq6p/1watqP8WPqjmxX8Cp6P8jaooorE6QooooAK4v4 P/8AIg2n/X1e/wDpXLXaVxfwf/5EG0/6+r3/ANK5a6o/7vP/ABR/KR5tT/fqX+Cf50ztKKKK5T0j lPih4e0rxF4J1WPWPtIs7e2muC1pO8UikROCwKkZIBPByM9qt6F4LsfD+s6jqcEk0tzegKwl27Y1 Du+1dqjq0jEk5JPJOSSU+If/ACIHib/sGXX/AKKauhrVxXs1Lzf6HNGbdeUOiUX97l/kFFFFZHSF eF3n/J31j/2AD/N690rwu8/5O+sf+wAf5vXp4H/l7/gkeBm+2H/6+w/M90ooorzD3wrnr3/kf9G/ 7Bl9/wCjbSuhrnr3/kf9G/7Bl9/6NtK3o/E/R/kzjxX8Nf4o/wDpSOhooorA7AooooAxfB3/ACL8 H+/L/wCjWrarF8Hf8i/B/vy/+jWrarat/El6s5sL/Ap+i/IKKKKxOkyPDMf2SxksPs8NqlnK8EUM Mm8LEDmMnkkEoV4P8sVr1kiEWPiUyR2qKl/CfOufNwTJHjYu0nnKs5yB/Bz2rWrWprLm76/5/ic9 BcsOT+XT5dOi6W206FTV/wDkE3v/AFwf/wBBNM0L/kCad/17x/8AoIp+r/8AIJvf+uD/APoJpmhf 8gTTv+veP/0EU/8Al38xf8v/AJfqXqa/3DTqa/3DWJ0n5t/8FMP+Rh8F/wC7e/8AtvUX/BNr/kMe Of8ArnZf+3FS/wDBTD/kYfBf+7e/+29Rf8E2v+Qx45/652X/ALcV9v8A8yH+v5z6D/mW/wBfzGh8 fePGVt8gj/0Q8DP/AD3m559ev417Z+xb/wAgHUv+v5v/AEXHXifx9Ur4ytgUKH7ITggj/lvNzz69 fxr2z9i3/kA6l/1/N/6Ljr5yt/BP5uyf/ksa3pL8kfVw6UtIOlLXln7iFFFFAHL/ABM1KDR/BOo3 105jtrYxSyuATtVZUJOByeKr+BPiz4Y+Jc15F4ev3vntFVpt0EkW0MSF++oznB6elZ3x/wD+SNeK /wDrzP8A6EteHfsP/wDIU8Xf9cbb/wBCkr28PgqdXAVsVJvmg1btrY+TxubV8PnOFy+CXJUTb3vo m9NbdOzPrKiiivEPrAooooAKqy/8hG3/AOucn81q1VWX/kI2/wD1zk/mtAFqiiigAooooAKKKKAK tp/r73/rsP8A0BKtVVtP9fe/9dh/6AlWqACiiigAooooAbJ/q2+hqGw/48bb/rmv8hU0n+rb6Gob D/jxtv8Armv8hQBYooooAKw/G5K+ENXIcRkWzkOxcBeOvyfN/wB88+nNblYfjjJ8H6xtAZvsz4Db 8E477Pm/7559Oa1pfxI+qObE/wACfo/yNyorr/UP9KlqK6/1D/SsjpPgD9qn/kqA/wCvJP8A0ZJX qv7Fv/IB1L/r/b/0XHXlX7VP/JUB/wBeSf8AoySvVf2Lf+QDqX/X+3/ouOvSn/u6PxLK/wDktMR/ 29+SPdPHn/IZsv8Ar3f/ANCWijx5/wAhmy/693/9CWivNP202/H3/Inat/17v/Kvx5/aj/5Lt4n/ AO3b/wBJYq/Ybx9/yJ2rf9e7/wAq/Hn9qP8A5Lt4n/7dv/SWKvqeHf8Ae5f4X+aPYyv+M/T9Ufc3 7CH/ACSHwH/101D/ANHTV9gV8f8A7CH/ACSHwH/101D/ANHTV9gV5OY/7zP1l/6Uzxp/7zX/AMb/ ACQUUUV5gwooooAKKKKACiiigDmtbs5pvG/hm4SMtDDHdiRx0XcqY/PBrpa8z8e6X4lvPGNu2mpd T6ebOXKR3htlZhHJiNSkqsGMnkkvgYAIDYJFd9omnNpGj2Vk9zNePbwrG1xcyF5JSBgszHkk9a1n JyjFdl+rZz0qahOpJdXf/wAlS/QvVkeK/EFt4X0C71G5u7SyWNdsct/L5cPmMdqB2wcKWIBOOBk1 r15R46u/+E/8dWPhCzl0DVtMtDv17StQBa4RCFKyRjjlQ2NytwZBkVph6aqT97Zav0X9WXmY42u6 FK8PilpH1e33bu3RNmp8IPCs9jYXPiHWtJ0uw8Uasc3lxpTbo7hAxKScMVy+dxK9cjPIwPQ6ZDDH bQxxRIscUahURRgKBwAB6U+oq1HWm5vr/VjXDUI4alGlHp+L6t7at6sKxtB/cahrVqf4LrzkH+zI it/6FvrZrFH+jeMTxgXlj194n/nib9PainqpLy/L/gXFW0lCfZ/mmvzsbVFFFYnUFeH/ALXGi6x4 n+Hum6PotlJe3FzqcbSKhAwio/XJ/vFa9wrxz4qWfi3VPiFolvYqJNBVAZILK88q4cGWIyH5lXDF EkVSHGBk5BIx14Sq6NaNVK/LqebmVBYrCzw8nZS0+9nrWm2Mel6da2cXEVvEkKfRQAP5VZri/A+g 6xa6hJqGsTXizGyghaGS9eWJ5duZH8veyKR8q/KBkhjzuBrtK5W7u7PRSUVZBRRRSGFFFFABRRRQ AVBd2VvfwmG6giuYic+XMgdc/Q1PRTTa1QmlJWZmzeH7SQ3TR+day3ODJLbzMjZHcYPH9aa9hqUL zvbakJAYgsUN1CGVHGPmLLtY5wc5PU59q1KKv2kuuvrqYuhDoremn5epmfa9St3xLYx3Eaw72ktp cMz45RUbHfoS35UieIrQPDHcCWxmliaYJcxlAqrndlvuggAnGenNalIQCCCMg0c0Xuvu/phyTXwy +9X/ACsMt7iK7hSaCVJonGVkjYMrD2IqSs1vD2nmeKZLZYJoY2jjeAmParZyABgdSTz0PNNi0+/s /s6w6iZ4YlIdbuMO8p5x864xjjnaeBRyxez+8FOovij9z9O9vPvt8jSdFkUq6hlPUMMis248LaNd Nul0qzd/7/kKGH44zRFqd5D9nS909kklYq0lq/mxR46FiQpAP+7x3qzp2qWmrQCa0nSePJXK9QR1 BHUEe9UlUp6p/d/wCG6NZ8skm+zX6Mof8InYx8wSXtof+mF7Kq/987tv6Uf2JqEH/Hvrt0fRbqKK VR+Sq361tUUe1n1d/XX8w+rUl8Kt6XX5WMX/AIqG2/6Bt+B/10tif/RlH9vXdv8A8fei3kYH/LS3 KTr+Snd/47W1RR7RP4or8v8AgfgHsZL4Jtfc/wA1f8TKtvFOlXMwhF4kNwekFyDDIf8AgLgH9K1a iubWC9haK4hjnibqkqhlP4GshvDIshv0i6k0xxyIQfMtz7GMngf7hU0Wpy2dvXX+vuC9eG6UvTR/ c7r8UblFZuk6s148trdRi31GDHmwg5Ug9HQ91P6cg8itKs5RcXZm8JxqR5ohRRRUlhWL4z/5FXVP +uDVtVi+M/8AkVdU/wCuDVtR/ix9Uc2K/gVPR/kbVFFFYnSFFFFABXF/B/8A5EG0/wCvq9/9K5a7 SuL+D/8AyINp/wBfV7/6Vy11R/3ef+KP5SPNqf79S/wT/OmdpRRRXKekc98RP+Sf+Jv+wZc/+imr oa5v4kNt+HviU/8AUNuB/wCQ2rpK3l/Bj6v8onHD/ep/4Y/nMKKKKwOwK8LvP+TvrH/sAH+b17pX hd5/yd9Y/wDYAP8AN69PA/8AL3/BI8DN9sP/ANfYfme6UUUV5h74Vz17/wAj/o3/AGDL7/0baV0N c9e/8j/o3/YMvv8A0baVvR+J+j/JnHiv4a/xR/8ASkdDRRRWB2BRRRQBi+Dv+Rfg/wB+X/0a1bVY vg7/AJF+D/fl/wDRrVtVtW/iS9Wc2F/gU/RfkFFFFYnSZXiO1abTxcw2Yvr2yb7VbQ+YULSAEYBy OSGYc8c88VpxyLLGrqQysAQQcginVj+H4P7LFzpaWq2tpauBaYl3eZEQDnBORhiy46YAx7a/FC3b 8v6/U52uSrfpL81t06rq30SW5d1f/kE3v/XB/wD0E0zQv+QJp3/XvH/6CKfq/wDyCb3/AK4P/wCg mmaF/wAgTTv+veP/ANBFP/l38xf8v/l+pepr/cNOpr/cNYnSfm3/AMFMP+Rh8F/7t7/7b1F/wTa/ 5DHjn/rnZf8AtxUv/BTD/kYfBf8Au3v/ALb1F/wTa/5DHjn/AK52X/txX2//ADIf6/nPoP8AmW/1 /MaHx8XZ4xthgj/RCeRjrcTV7Z+xb/yAdS/6/m/9Fx14l8fAF8Y2wUkj7KT8wxz9omzXtv7Fv/IB 1L/r+b/0XHXzlb+Cfzbk3/JYVvSX5I+rh0paQdKWvLP3IKKKKAOU+KWlQ674D1TTrgusF2I4JDGc MFaRQcE555rK+F/wT0D4ST6hLos99K18qJKLyVXACkkY2qv941p+N9GhGk3F3592ZPOhbYbqTy/9 an8G7bj2xXW10RxFWFOVGMvdluu5xVMFh6teGJnBOcdn1VwooornO0KKKKACqsv/ACEbf/rnJ/Na tVVl/wCQjb/9c5P5rQBaooooAKKKKACiiigCraf6+9/67D/0BKtVVtP9fe/9dh/6AlWqACiiigAo oooAbJ/q2+hqGw/48bb/AK5r/IVNJ/q2+hqGw/48bb/rmv8AIUAWKKKKACsPxuu/whq6iMTFrZx5 ZDHdx0wpDH/gJz6VuVh+OYTceD9YiERnL2rr5SqzF8jphSCc+gINa0v4kfVHNif4E/R/kblRXX+o f6VLUV1/qH+lZHSfAH7VP/JUB/15J/6Mkr1X9i3/AJAOpf8AX+3/AKLjryr9qn/kqA/68k/9GSV6 r+xb/wAgHUv+v9v/AEXHXpT/AN3R+JZX/wAlpiP+3vyR7p48/wCQzZf9e7/+hLRR48/5DNl/17v/ AOhLRXmn7abfj7/kTtW/693/AJV+PP7Uf/JdvE//AG7f+ksVfsN4+/5E7Vv+vd/5V+PP7Uf/ACXb xP8A9u3/AKSxV9Tw7/vcv8L/ADR7GV/xn6fqj7m/YQ/5JD4D/wCumof+jpq+wK+P/wBhDP8AwqLw FgjHmahnj/ptNX2BXk5j/vM/WX/pTPGn/vNf/G/yQUUUV5gwooooAKKKKACiiigDmNcuZY/HXheF JGWKWK8LoDw2FTGR3xmunrlNf/5KB4T/AOuV7/6BHXV10Vfgp+n/ALczhw7bq1v8S/8ASImV4o8S 6f4Q0G71fVLpLOxtlBkmkDELkhRwoJPJA4BNch8HdFvm0yfxDrj6LqOtak2U1fSLcR/abXgxljgZ PXqAcbQc4rP+IWsS+LfGuneDNG1nSRNAVuNZ0jUrQzi4tWK8DKlcgfNtyD8ynI7+n2lrDY2sNtbx rDbwoI440GFRQMAAegAraS9jQUftT1+XTp133s9Dmg/rWLc18FPRecnv1ey01Sad+jJaKKK4T1wr F17/AEfUNFu+gS68l/8AdkRlA/772VtVj+LY2fw7evGu6WBRcxj1aMiRf1UVrS+NLvp9+hzYn+DJ rpr92v6GxRTIpFmjSRDuRwGUjuDT6yOncp6vqH9k6Te33kyXP2aF5vJi+/JtUnaue5xgV8zeFfjF p3jH9pG91g+JPsfhCx0xTbLdXBhilkZEXbsYjL7pJOME/JX0zf6xp+mFVvb22tC4O0Tyqm71xk81 8wfA/wCBuheF/H+seIdd1LTmt7C+lj0a2a5jwyhjtnYZ9MbR65PYGvZwMsPClWlWetrLzv8Ar5+b Pls3hjauJwsMMrx5ry8uXa/lrt1aR9VKwdQwzgjPIwfypayv+Es0T/oM6f8A+BSf40f8JZon/QZ0 /wD8Ck/xrxj6k1aKyv8AhLNE/wCgzp//AIFJ/jR/wlmif9BnT/8AwKT/ABoA1aKyv+Es0T/oM6f/ AOBSf40f8JZon/QZ0/8A8Ck/xoA1aKyv+Es0T/oM6f8A+BSf40f8JZon/QZ0/wD8Ck/xoA1aKyv+ Es0T/oM6f/4FJ/jR/wAJZon/AEGdP/8AApP8aANWisr/AISzRP8AoM6f/wCBSf40f8JZon/QZ0// AMCk/wAaANWisr/hLNE/6DOn/wDgUn+NH/CWaJ/0GdP/APApP8aANWisr/hLNE/6DOn/APgUn+NH /CWaJ/0GdP8A/ApP8aANWql1pVpezwTzW8ck8Db4pSvzIeOh69h9cVV/4SzRP+gzp/8A4FJ/jVqx 1Wy1QObK8t7sIQHMEqvtz0zg8U02tUTKKkrSVypBYX+miCO3vDeW4kYyi9+aXYcYCuMdDn7wOc9R ipLXXYZGhhulOnXcpKpbXLKGYjGduCQw57e/oa0qjmhSdCkihh/L3B7GtOdS+JGPs3D+G/k9V/mv 60JKKxxDdaGsSwbrvTYo3Lo7PJcKeSuwnO8fw4PPTk1p2tzFe20VxC2+GVQ6NjGQeR1qZRtqti4V OZ8r0fb/AC7oloooqDUy9b0p7wRXdqVj1K1y0Eh6NnrG3+y2MH04PUCrGk6kmrWMdwitGTlXif70 bg4ZG9wQRVysNh/Y/iVWHy2mqAqw7LcKuQf+BICD/wBcx61vH348r3W36r9f+HOSa9lUVRbPR+uy f6fd2NyiiisDrCsXxnx4V1Q+kDGtqsXxp/yKGtH+7Zyt+SE1tR/iR9Uc2K/gVPR/kbVFFFYnSFFF FABXF/B//kQbT/r6vf8A0rlrtK4v4P8A/Ig2n/X1e/8ApXLXVH/d5/4o/lI82p/v1L/BP86Z2lFF Fcp6RzHxPbb8OvEh/wCnCYf+OGunrlvijz8PPEA9bRx+YxXU10y/gR9ZflE4Yf73U/ww/OYUUUVz HcFeF3n/ACd9Y/8AYAP83r3SvC7z/k76x/7AB/m9engf+Xv+CR4Gb7Yf/r7D8z3SiiivMPfCuevf +R/0b/sGX3/o20roa569/wCR/wBG/wCwZff+jbSt6PxP0f5M48V/DX+KP/pSOhooorA7AooooAxf B3/Ivwf78v8A6NatqsTwbn/hHrfJBO+Xp/11atutq38WXqzmwv8AAp+i/IKKKKxOkKyNatzbXVrq sFss1xAfIkZpdm2B2XzG5IB27Q3PYHHJ516ZLEk8TxyKHjcFWVhkEHqDVwlyu5lUh7SLj/V+hV1g CTR70Z+VoH5Bx/Ce9N0AbdC04DOBbRjk5/hFZkEhtNJ1LSpRBE9nCy28UUpZjbbSImIJLA8FST1K E961NC/5Amnf9e8f/oIrWS5YW8/0OanPnqqXW36l6mv9w06mv9w1zncfm3/wUw/5GHwX/u3v/tvU X/BNr/kMeOf+udl/7cVL/wAFMP8AkYfBf+7e/wDtvUX/AATa/wCQx45/652X/txX2/8AzIf6/nPo P+Zb/X8xf+PhB8Y22DkfZT2x/wAvE1e2/sW/8gHUv+v5v/RcdeJ/H058ZW3T/j0PQAf8t5vSvbP2 Lf8AkA6l/wBfzf8AouOvnK38E/m3Jv8AksK3pL8kfVw6UtIOlLXln7kfNPhP9sBviH8RvGPg/wAM 6Lp91qmi217LbxXWv6YRM8DQxqJPs13cTRrvaYsfIyFCcbsqfQYvFHjjV9T+Ht1p+q+HoNO1qziu tR0qbR5pbkJ5QeaSK4F4ixqC8aAGGQ5cZODx3th4S0rTJLx7a18t7xWSdjI7F1MkkhHJOMvNIeMf e9hh2n+FNL0ubTZbW18uTTrI6fakyO3lQHZlOSc/6tOTk/L160Act8e5Gi+D3il0Yo62mVZTgg7l 5FeK/sV6neajqniv7Xdz3WyG32+dIX25aTOMnjoK9z+NGmT618L/ABBp9sFNxdQrDHuOBuZ1Ayfx rzz9mj4N+IvhVf69JrqWwS9ihWI283mcqXzngY+8K+iwtalHLK9OUlzNqy67o+GzHDYmpxBg68IN 04qV30WkrXPeaKKK+dPuQooooAKqy/8AIRt/+ucn81q1VWX/AJCNv/1zk/mtAFqiiigAooooAKKK KAKtp/r73/rsP/QEq1VW0/197/12H/oCVaoAKKKKACiiigBsn+rb6GobD/jxtv8Armv8hU0n+rb6 GobD/jxtv+ua/wAhQBYooooAKwfHaeZ4N1lfLabdauPLRN7Nx0CgjcT6ZGfUVvVheOo1l8HayjqW RrVwVWMSEjHQKSA30yM+ta0f4kfVHNif4E/R/kcD8HfHXjbxxo/iGDxHbReHfEibZ7CzvNDNuLa3 lDeQ8qLfTGYbkfOWt3+UhooyRWBefGXxb4U+Hdzd6taW3jLXJ0vbqzuvDumrY2kVlDhVup4p76Rv LLkf6qR3ZXUhBhsen+Ffhf4e8FQPDpEF7BG03nHztTupyBtZViBkkYiFQ7bIR+7TPyquBVDxT8HP CnibQdL0y+sbpbHSoDbW0VnqV1a/uSoUxSGKRTLGQq5SQspKqSMgGsjpPjT9qZt3xNQnqbFD/wCR JK9W/Yt/5AOpf9f7f+i468q/aoAX4nKB0Fkg/wDIkleq/sW/8gHUv+v9v/RcdelP/d0fiWV/8lpi P+3vyR7p48/5DNl/17v/AOhLRR48/wCQzZf9e7/+hLRXmn7abfj7/kTtW/693/lX48/tR/8AJdvE /wD27f8ApLFX7DePv+RO1b/r3f8AlX48/tR/8l28T/8Abt/6SxV9Tw7/AL3L/C/zR7GV/wAZ+n6o +5v2EP8AkkPgP/rpqH/o6avsCvj/APYQ/wCSQ+A/+umof+jpq+wK8nMf95n6y/8ASmeNP/ea/wDj f5IKKKK8wYUUUUAFFFFABRRRQBymv/8AJQPCf/XK9/8AQI62vEWv2XhbQ77V9Rl8mxsoWmlfGTtA 6AdyegHcmsXX/wDkoHhP/rle/wDoEdcz8VPEM2q+I9H8E6J4k/sHxHckXu1rIzx3EA3ho2PKrwGb DAg7QOM16MaXtXSj0s2/TmlfZP8AI8OeI+rLETW/Mklpq3CFlq0n6XVyz8H7K61W3vPFOoatY+Ij qMrnTNRhsPs8qWhbPlNuUOBvB+UlsBRyc8ekVDZ2cGn2sNtbQx29vCgjjiiQIiKBgAAcAD0FTVyV qntZuXT+u2h6WFofV6Mabd31eur67tv0u3oFFFFYnUFNkRZUZHG5WBBB7inUUAY/hF2Ph2zickyW wa1cnqTGxjJ/8dqzq108K29vC/lz3cohSTGdnylmPQjIVWxkEZxniqmh/wCj6rrdoeguFuEHosiD P/j6yVPrYaI2V4N7R2kxlkVFyShRkJ/Dfu4yTtwASa2q/G331+/U5sN/Ciu2n3afofMnxn/aXv8A wtreqeF/CNommvaTGG51OceZNJIBtYqGzzwBubJOO1X/AID/ALUOqeI9e07wx4ltlvLi7fyYNSgA Rt2DjzF6HOOox9DXmn7RHwo8QaH4w1jxN9l+3aBqVy91FfWnzogf5gHx93r16Hsaufs1fCPxJrHj XRfFH2M2mh2U3nG6uPl87g4EY6tz36e/av0N4TLP7M57Lbe+vNbvve/T8D8PhmWfviD2Lcvity29 3k5t7bWt9r8T2j49/GXX/h14r0+w0zU7XSrFrA3c0k/grVPEBlcy+WqGSymjW1B4AeYEEtx90ipY P2uvBqeMdQ8J3oeDX9NSP7Zbw31jM8cmUEymFbg3CLFvy0kkSIVUlWbgHofiZ4gs9G8QiCXQvtn9 oadJZ3d7eQzG18nEjCMkDyyBh2fJBAwM88c34J+Hmla94lvJcXE2kXmjyWt/YDV9Sa1lV2aBZFha 7aBjKsMj+Z5XmYIJdixavzY/eRnjD9r3wd4CjmvNYkeKyku/slqtxPY2G8K0gkmE11dxxyJ+73BQ RIQRtR8nHRWP7SPhXUri3htYNSma4kSKMrCmGZ7pbaMff43bxKM/8s/m6/LWnd/ATwXc6RaabFZa jpkNpFDDBNpGt31hcokalEUXEEyS4wTuG75uC24gGrsfwa8HRa2usDRw2prqEeq/aXuZnc3SQeQs hy5yfL4IPBPzEFuaAOZ8b/tK+HfAXxBuvCGoadfTalDpcurKbW8093mjjieQqtsboXPIjZQ7QrEW GPMzVHUv2i7htNVbHwPr9rrMdzHBqNnqH2Jv7IVpURZLkxXbBlcPlfIaUjPzhcHHYav8FPCOu+IL 3Wb6yvZ7u8DCaI6rdraktCYWdbcSiJXaNipdUDEYyTgYXXPgt4R8RarHqV7YXYuluRdubXVLq3Se QbNvnJHKqzKDGhCSBlBG4AEk0Act47/aI0TwV8a/DfgS51jRLWa+jjNxZ3l2iX0jTtIlt9niLguN 8TB/lOA6HIGadB+0faXlnbvbeCfFVxe3vlvpunLHZLPfxSQyyrNGWuQiJiCVf3rRsCo+XDKT6Bd+ BtFvbTXLeWzJTWpRNfETSBpJAiIrBg2UKiNMbSMFcjB5rzi0/Zd8N2+g6Npr6hrDNayxy3d3DrF/ DcT7LeWFUglW4ElpGDKzeXCypywx85NAF1f2idPvYGm0rwn4k1uMuBAbOO0U3EYiWWaVBJcIdsSy R7t21iXCoHOQM3xb+1t4H8IaE2q3Qumh3SIBJPaWa5WRETdLczxRR+aJA6GR1DKD0OAez1P4LeD9 W0aLSpNNntbOKf7RGNP1C5s5FbYqMokhkV/LZFVWjzsYDDKRTNR+B/gvUrnV7k6VLZ3eqpbpcXWm 39zZTKIF2wmKSGRGgKrxuiKkjgkigDE8UfFXUNe+E2k+MPh/JBPZ6iUlbUW0qbXBa2+G3OtnZyrJ dHcojxDIfv7xvVeee1H9qLTvD8nh/Q75ILvxFrOmT3Nrd2txbQW0k8UcrMv2Oa5W+XBiYOohYRnK M+VJr0fWfhToGv8AhTTvD962sPZ6eVa1u49dvotRiYAjcL5JhcliCQxMmWBIbIJFZC/s9eBlv4rv 7BqJkjiERibXL4wSHBBmkiM2ySchmBndTKwYguQaAOEk/bV8C2N9r+mXDGfVtDs/tNzBbalpqmVl KLMBG92r26oZBmS6WGPGSHI5ruNd+M1rY+CfC/i6yhF1ouqq11IsMsN1IbcWc9x+6khlaF2JiUBl kZDk4PINWpvgX4Wku9Qnhl8R6f8Ab4fJmg03xVqlnAoypLRww3KpFISoJkjVXOWyx3NnXm+GXhu4 8M2OgTWDzaXZCQQxy3UzPl45I3ZpC+92ZZZMszEksWJ3c0AcjaftE6V9jLat4c1/w9qKrLnS9QW1 efzENuFiDQ3EkZdxdQsoDngncVIIqvP+0ZpURimuNJ1jSLJi9xby3tpFINTsxBNIJrfy5yyAmLGJ FD8qDGA4Ydnqvwq8La3eWl3faUtxcWupx6xC5mkG26SNY0kwGwQFRRtOVJUEjPNZtp8CfBFnLduN Ge4F07M0V3fXFxFGpjkjMUUckjLDDtml/cxhYwXJC55oA5DWv2svC3hLXvDmieKdK1LwlrOsyCP+ z9bu9Nt5rUM4RGK/aybgMxAH2TzyP4gvNex32nQ6gq+YCsseTFMnEkR9VPb37EcHIJFcFYfs++Dt LfTpLT/hIYLmxm88XSeKtUFxctuDAXUv2nfdIMABJy6hflAC8V6JNNHbQySyusUUalndzhVA5JJP QUAVtMuZZ4GS42faYXMUuzoSOjY5xuUq2MnG7GeKuVm6Im+K5vDG0TXkxmKNkHAARDggEEoikg9C TWlQAVlTxPpmqC6iR3hu3C3O6XCRbUOJADxzhVPP93itWq+oWMOp2NxaTqHhmQxup9CMdquErPXZ mVSLlG8d1qv689ixRVPSLie6023kuoRb3JXEkStuCsODzVypa5XZlxkpxUl1CsfxbEzaDczxjM1p i7jA6lozvx+OCPxrYpk8QnhkjblXUqfoRVQlySUuxFWHtKcod0LFIs0aSIdyMAwPqDTqyfCMpn8K aNI3LNZQk/XYM1rUTjyycewUp+0pxn3SYVR11IpNE1BJ43lga3kEkcalmZdpyABySR2HNXqr6hZx 6jYXNpLv8qeJon8qRo3wwIOGUhlPPUEEdjUp2d0XJKUWn1MXRPG1jq8tlbJDdwXNwJgI5YcqhiYK 6tIuU3A9gxPX0OOirmfBPh7SbDw1oJ06CeO2t7YNarcXMkzRK6jK5dmPTAwScY4rpqck4tpihJSi pLZhRRRUllfUb+HStPur25Ypb20TTSMASQqgknA5PArhfh54v05odP0bTtKvo4pZLtjKXieOF1mY yq+JS2QzjkArl1APp308K3EMkT7tjqVbaxU4IxwRyD7iuO+F2laLH4fgv9KsntQzXEGZZGdsLcSb skserAnPXGB2AGq5vZvtdfrb9Tmk4e3in8VpW9Lxv+h2tFFFZHSct8UOfAOtD+9Dt/NgK6muZ+JC 7/BmoJ/fMS/nKgrpq6JfwI+r/KJww/3up/hj+cwooornO4K8LvP+TvrH/sAH+b17pXhd5/yd9Y/9 gA/zevTwP/L3/BI8DN9sP/19h+Z7pRRRXmHvhXPXv/I/6N/2DL7/ANG2ldDXPXv/ACP+jf8AYMvv /RtpW9H4n6P8mceK/hr/ABR/9KR0NFFFYHYFFFFAGL4O/wCRfg/35f8A0a1bVYvg7/kX4P8Afl/9 GtW1W1b+JL1ZzYX+BT9F+QUUUVidIUUUUAc94vt3gsZdStktlmghdLiWcEH7MQTIAR0IwGGc/dI4 zmtHw+6yaDprKQytbREEdCNoqTWBnSb0HkeQ/wD6CaxvBlybSyt9KuJ4WlS2Se1ijQoRbFVCg8Yy rZXgnjaTjNdes6Ho/wADzXali/KS/H/g/odLTX+4adTX+4a5D0j82/8Agph/yMPgv/dvf/beov8A gm1/yGPHP/XOy/8Abipf+CmH/Iw+C/8Advf/AG3qL/gm1/yGPHP/AFzsv/bivt/+ZD/X859B/wAy 3+v5jQ+Puf8AhMrbdtz9kP3cYx582Onf1756817Z+xb/AMgHUv8Ar+b/ANFx14n8fQR4yts4/wCP Q/dIP/Leb0/z6817Z+xb/wAgHUv+v5v/AEXHXzlb+Cfzdk//ACWNb0l+SPq4dKWkHSlryz9xCiii gDkfG7ap/ZNwGjs/sXnw/MJH8zb5qY424z+NddXF/GXVZtC+GWvalbqjz2kKzxrICVLK6kZwQcce tc/+zz8U9W+LPhTUNT1e3s7e4t702yLZI6KVEaNkhmY5yx711xw1SdCWIXwxdn8zzamYUKeMhgZX 55ptdrLfU9UooorkPSCiiigAqrL/AMhG3/65yfzWrVVZf+Qjb/8AXOT+a0AWqKKKACiiigAooooA q2n+vvf+uw/9ASrVVbT/AF97/wBdh/6AlWqACiiigAooooAbJ/q2+hqGw/48bb/rmv8AIVNJ/q2+ hqGw/wCPG2/65r/IUAWKKKKACsLx0N3g7WQTgG1cZ2K/b+6xAb6EgHvW7WF45OPB+sHKj/RX5dVY dO4f5SPZuPXitaP8SPqjmxP8Cfo/yN2orr/UP9KlqK6/1D/SsjpPgD9qn/kqA/68k/8ARkleq/sW /wDIB1L/AK/2/wDRcdeVftU/8lQH/Xkn/oySvVf2Lf8AkA6l/wBf7f8AouOvSn/u6PxLK/8AktMR /wBvfkj3Tx5/yGbL/r3f/wBCWijx5/yGbL/r3f8A9CWivNP202/H3/Inat/17v8Ayr8ef2o/+S7e J/8At2/9JYq/Ybx9/wAidq3/AF7v/Kvx5/aj/wCS7eJ/+3b/ANJYq+p4d/3uX+F/mj2Mr/jP0/VH 3N+wh/ySHwH/ANdNQ/8AR01fYFfH/wCwh/ySHwH/ANdNQ/8AR01fYFeTmP8AvM/WX/pTPGn/ALzX /wAb/JBRRRXmDCiiigAooooAKKKKAOL8YahBpPjDw7fXT+VbW1rqE0r4ztRY0LH8gaxfg/dz+L59 V8W/28+t6JfzFtLt7my8mSw5IkjBIJIGFXKttO0nrVf4z6fqmt674Y03RNYk0HVZluTDfRx79hHl EKcHOGxgnngnIIr0zS7Eabp8FsGV2jUB5FjWPzH6s+1QACxyTjua9Scoww0P5pL7kpPy6+T7nz1G E62Pq3+CDv6ycIro+i6ONrtNO6LVFFFeWfQhRRRQAUUUUAYs3+i+LrZ+iXlo8RPq0bBlH5PJ+VbJ AIweRWN4o/0a3s9QH/LjdJKx9EOY3P4K5P4VtVtPWMZfL7v+BY5aXu1Jw87/ACf/AAUzzH453974 B+FniPXfD9y1lfwrGyhgJYvmmUP+7fKch2JIGSTmtH4Xz6v4m+HXhvVrzWrj7VeWEU0nlQQKu4qC cAR8D2pnx70K88TfCLxHplhGJbu4ijEaMwUEiVD1PHQGtH4RaZc6L8MPC9heII7q20+KKRAwYBgu DyOtdTUPqaenNzP1tZfgeenW/tRrXk9mvS/M/wAbGz/ZN9/0G7v/AL9wf/G6P7Jvv+g3d/8AfuD/ AON1rUV557Rk/wBk33/Qbu/+/cH/AMbo/sm+/wCg3d/9+4P/AI3WtRQBk/2Tff8AQbu/+/cH/wAb o/sm+/6Dd3/37g/+N1rUUAZP9k33/Qbu/wDv3B/8bo/sm+/6Dd3/AN+4P/jda1FAGT/ZN9/0G7v/ AL9wf/G6P7Jvv+g3d/8AfuD/AON1rUUAZP8AZN9/0G7v/v3B/wDG6P7Jvv8AoN3f/fuD/wCN1rUU AZP9k33/AEG7v/v3B/8AG6P7Jvv+g3d/9+4P/jda1FAGT/ZN9/0G7v8A79wf/G6P7Jvv+g3d/wDf uD/43WtRQBk/2Tff9Bu7/wC/cH/xunjQ45ZIpLyaW+ePG3ziNuQchtgAXcD0bGfetOigBAMUtFFA BRRRQBl6RGLa81SBbWSCMT+csrElZS6gsR6YbIx/jWpWXEBH4mucQygy2kZabI8v5XfC9M7vmPfp itStKm9/T8jCjpFrs3+YVHcTC3gklb7qKWP4DNSVkeLZWi8NaiIziWWIwRn/AG3+Rf1YUoR5pKPc qrP2dOU+ybF8JRGDwro0bfeSyhU/XYK1qZDEsEKRIMIihVHsKfROXNJy7hSh7OnGHZJBRRRUGpi+ Dvl8O20X/PBpIP8AviRk/wDZa2qxfDP7v+1bf/njfzcf7+Jf/albVbVv4kn3/U5cLpRguyt92gUU UVidQVxfwf8A+RBtP+vq9/8ASuWu0ri/g/8A8iDaf9fV7/6Vy11R/wB3n/ij+Ujzan+/Uv8ABP8A OmdpRRRXKekc74+G7w06f37q1T87iMf1roq57xx82kWif39TsB+V1ET/ACroa3l/Cj6v8kccP95n /hj+cgooorA7Arwu8/5O+sf+wAf5vXuleF3n/J31j/2AD/N69PA/8vf8EjwM32w//X2H5nulFFFe Ye+Fc9e/8j/o3/YMvv8A0baV0Nc9e/8AI/6N/wBgy+/9G2lb0fifo/yZx4r+Gv8AFH/0pHQ0UUVg dgUUUUAYvg7/AJF+D/fl/wDRrVtVi+Dv+Rfg/wB+X/0a1bVbVv4kvVnNhf4FP0X5BRRRWJ0hRRRQ BU1f/kE3v/XB/wD0E1jsssPhvSr6Gf7O1nDHNKRD5jSQhAZIwMZ5AyMc7lXr0rY1f/kE3v8A1wf/ ANBNM0L/AJAmnf8AXvH/AOgiuiMuWF/P9DiqQ56vL/d/Us2t1FfWsNzBIssEyCSORejKRkEfUGnv 9w1k6RcCz1K80mW7a4nT/S4g8e3ZC7MAgP8AFtKkewKj3Os/3DWU48srHRSnzxu9+vr17n5t/wDB TD/kYfBf+7e/+29Rf8E2v+Qx45/652X/ALcVL/wUw/5GHwX/ALt7/wC29Rf8E2v+Qx45/wCudl/7 cV9p/wAyH+v5z6X/AJlv9fzF/wCPgA8Y22BgfZT3B/5eJq9t/Yt/5AOpf9fzf+i468P+PEyS+M4g iyKY7YqwkBBz58pyMgZByCMdj1Nev/sfeILLStH1KK5eVX+1mT5LeRxgrGvVVIznt1xz05r56rGU qVkj+asonCHF9aUmkrS/JH1+OlLWCPG2kfux5tyN67lzZTjjdt5+Tjkd+3PTmlj8baTKYQslzmXG 3dZTjqxXnKccg9ccc9DmvO9jU/lf3H7Z9Zof8/F96N2isGLxxpExiCy3OZGVV3WU45JIGcpx0PJ6 cZ6ikTxxpDqGEtzgsq82U45bOM5TgcHJ7cZxkU/Y1P5X9wfWqH/Pxfejnfj/AP8AJG/Ff/Xmf/Ql rzz9ioEfDrWsjH/E1b/0TFXpvizxbp2oeHp47c3cr+bb/KLGfPLhv7nYKc+nQ4JFbB8caQM5lueA p/48p+67h/B6D8DweeK9GFarDCTwvs37zTv6eVjw62GoVcypZj7dLki4201v1vf9DforBbxtpKnB luQdof8A48p+hTf/AHOuO3XPHXihfG+kMcCW5J2l/wDjyn6Bdx/g647dc8deK872NT+V/ce59Zof 8/F96N6isD/hOdHwD5tzyGP/AB5T9lDH+D0PHqeBkjFK3jfSFQOZLnaWZeLKc8qAT/B7jHr0GcGj 2NT+V/cH1qh/z8X3o3qqy/8AIRt/+ucn81rKfxzo8YYmW5IVmU7bKc8jGcYTkcjBHB5xnBqC58aa VFfgs9ziESI5WynPIZBxhOfqM5wT0Bo9jU/lf3B9aof8/F96OmorCfxtpKGbMlyfKBLbbKc9GC8Y TnkjpnjnpzSf8JvpGWHm3PyjccWU/Tdt/uc8/pz05o9jU/lf3B9Zof8APxfejeorB/4TfSMoPNuR vG4Zsp8Y3befk459e3PTmsG8+OvgTTrw2l34igtLoEBobiOSN0JOBuBUbfXnHGD0OaqOGrz0jBv5 MyqY7CUlepVivWSX6neUV52n7Qvw6kKY8VWY3kAblcdSRzleOnfpx6ihf2hfh04UjxVZ8kLyrjrn H8Ptye3GeorX6liv+fUvuf8AkYf2tl3/AEEQ/wDAo/5ndWn+vvf+uw/9ASrVeZ2v7QXw8WS6Y+Kb MK0qlcq/OUH+z/snPp36itjR/jJ4O8QySx6XrS6g8Sh3W2glkKgjIJwvt+fHXipeDxMVeVOSXoyo 5ngJtRhXg2/70f8AM7SisFvG+kKcGW5B2h/+PKfoV3D+Drjt1zx14oXxvpDHAluSdpf/AI8p+gXc f4OuO3XPHXisvY1P5X9x1fWaH/PxfejeorA/4TnR8D97c8hj/wAeU/ZQx/g9Dx6ngcjFK3jjSFQM ZLnaSy8WM55UAn+D3GPXoMkGj2NT+V/cH1qh/wA/F96NyT/Vt9DUNh/x423/AFzX+QrHm8caQsUh MtycFl4spzkjGcYTkcjB6HnGcGo4PGuk2tqscj3SvCux1FjOTkYBxhOeT268kdDR7Gp/K/uD61Q/ 5+L70dJRWFJ420mMzAyXJ8rO7bZTnowXjCc8kdM8c9Bmk/4TfSMuPNuTsG44sp+m7bx8nPPp256c 0exqfyv7g+s0P+fi+9G9WH44/wCRP1j7n/Hs/wDrNm3p33/Lj/e49eKb/wAJvpGVHm3PzDcP9Cn6 btv9z1/TnpzWT4r8U2GqeGb61tRcz3F3bssMRs5F3kkqAS6bV5H8XGOTxWlKlUVSLcXuuhz4jEUZ UZpTV7Pqux2lRXX+of6VLUV1/qH+lcp6J8AftU/8lQH/AF5J/wCjJK9V/Yt/5AOpf9f7f+i468q/ ap/5KgP+vJP/AEZJXqv7Fv8AyAdS/wCv9v8A0XHXpT/3dH4llf8AyWmI/wC3vyR7p48/5DNl/wBe 7/8AoS0UePP+QzZf9e7/APoS0V5p+2m34+/5E7Vv+vd/5V+PP7Uf/JdvE/8A27f+ksVfsN4+/wCR O1b/AK93/lX48/tR/wDJdvE//bt/6SxV9Tw7/vcv8L/NHsZX/Gfp+qPub9hD/kkPgP8A66ah/wCj pq+wK+P/ANhD/kkPgP8A66ah/wCjpq+wK8nMf95n6y/9KZ40/wDea/8Ajf5IKKKK8wYUUUUAFFFF ABUdwSIJNu7dtONmN2cds8Z+vFSV578a/FUGg+GIdNe+1LSrrW51sLbUNMtzK9s7EYY4ZcA8Lwd3 zcdONaVN1pqEepzYmvHDUZVp7Jenote70PMGj8eaj4k057WaQJi/WwS7mDXSAxgnePMZSRuQDE3J ycoMBfdvBkWpweGLCPWFK6iissgL7jgMdpJ3vzt25+dsHjc3U83Bpd1o3iLwJZ318+p30VpdrcXr qFaeTy49zkD1P6Y6139b4i1oW2t/7dI5MDzc1ZyVnzL/ANIh6/mFFFFcZ6gUUUUAFFFFAEN5aR39 pPbTLuhmjaN19VIwf0NUPDN3Jc6TGlw267tibac+rocE/iMN9GFatYb/APEp8SrJ0ttTUI3os6D5 T/wJBj/tmo71tD3ouHz/AK+X5HLV9ycanTZ/Pb8dPmzn/jHD4juPCyL4fMAC3EL3ZknMUjRCRCVQ 7GHIznODgEDk8c98PvDniS8ttBk1OTUraG3lE0kh1JsORGN67Ek2tG8mCAy/KFYALuFZ37U/xBs/ DXw/1PQ5zdWd9qlqGsLqNT5cjpKhePcvKsF55wCDwc8Vd/Zj8d2viv4c6bp1sLq5m0q2jhvLyVSI zM2T5asTlmAwScYGV5Oa7HhKiwf1jpf8Lb/foeWsxovNPqV/e5b/ADvtb019D2GiiivNPeCiiigA ooooAKKKKACiiigAooooAKKKKACiiigAooooAKKKKACiiigDJMqf8JWsfmzb/sRbytv7vHmDnOfv e2Ola1Zcbl/E06i6ciK0jLW2DsUs74f3J2ke2PetStZ9PQ56P2n5sKxPEYN1daNZBiPNvFmcDH3Y gZOf+BKg/GtusSP/AEvxhM3VLKzVF9mlYlv0jT8/rTpaNy7L/hvxJxHvRUP5ml8t3+CZt0UUVidQ UUUUAYum/uPE+tQ9PMSC6HvlWjP/AKKFbVYtx/o/i+yfotzZyxn/AHkdGUfkz/lW1W1TWz7pfhp+ hy0NFKPZv8fe/UKKKKxOoK4v4P8A/Ig2n/X1e/8ApXLXaVxfwf8A+RBtP+vq9/8ASuWuqP8Au8/8 UfykebU/36l/gn+dM7SiiiuU9I57xj80Wjx/39Ttv0bd/wCy10Nc94p+fUvDMXd9Tz/3zbzP/wCy 10Nbz0pwXr+f/AOOlrWqP0X4X/UKKKKwOwK8LvP+TvrH/sAH+b17pXhd5/yd9Y/9gA/zevTwP/L3 /BI8DN9sP/19h+Z7pRRRXmHvhXPXv/I/6N/2DL7/ANG2ldDXPXv/ACP+jf8AYMvv/RtpW9H4n6P8 mceK/hr/ABR/9KR0NFFFYHYFFFFAGL4O/wCRfg/35f8A0a1bVYvg7/kX4P8Afl/9GtW1W1b+JL1Z zYX+BT9F+QUUUVidIUUUUAVNX/5BN7/1wf8A9BNM0L/kCad/17x/+gin6v8A8gm9/wCuD/8AoJpm hf8AIE07/r3j/wDQRW3/AC7+Zzf8v/l+pV8Rz/2bFbam9zLBb2cu64jjTcJY2BTDDI4UsHzzjaeD mtZ/uGh13oy5IyMZU4IrJ8OXfn6OsDXL3lxZMbOeeWPY0kkfyliMn73Ddec0vihft/X9eo0+Srbp LX5r59VbZdH3Pzx/4KYf8jD4L/3b3/23qL/gm1/yGPHP/XOy/wDbipf+CmH/ACMPgv8A3b3/ANt6 i/4Jtf8AIY8c/wDXOy/9uK+y/wCZD/X859R/zLf6/mN39pX/AJH2y/7BkP8A6E9ev/sW/wDIB1L/ AK/m/wDRcdeQftK/8j7Zf9gyH/0J69f/AGLf+QDqX/X83/ouOvmp/wC7o/nLK/8AktMR/wBvfkj6 uHSlpB0pa80/bQooooAq3up22nGMTuVZ87VVGcnHXgA+o/Oqv/CSWH96f/wGl/8AiaLv/kZNN/69 7j/0KKtSgDL/AOEksP70/wD4DS//ABNH/CSWH96f/wABpf8A4mtSigDL/wCEksP70/8A4DS//E0f 8JJYf3p//AaX/wCJrUooAy/+EksP70//AIDS/wDxNH/CSWH96f8A8Bpf/iavXV3DZRebPIIo9ypu bplmCgfiSBWd/wAJhoP/AEG9O/8AAuP/ABoAf/wklh/en/8AAaX/AOJo/wCEksP70/8A4DS//E1p qwdQykMpGQR0NLQBlL4n05iwWSVipwcW0hwfT7teL/Ef9njwT8R/FNzr0+q67pl5dYM6WcbGN2AA DYeJiDgDoccdOufZvD/+s1b/AK/n/wDQVrXrpoYirhpc9GXKzhxmBw2PpqlioKcU72fc+W/+GP8A wN/0M/if/vyv/wAYpD+yB4GAJPijxOAP+mK//GK+mLXWtOvrhbe2v7W4naLz1iimVmMedu8AHO3P Gemamvv+PK4/65t/Ku7+18d/z9Z4/wDqzk//AEDR/H/M+YE/ZD8CSorp4p8TMjDIYRLgj/vxXpPw i+FfhL4OPfTaZe6vf3d4oSSe+jc4QHIUKsar17kE+9emeHP+Re0v/r1i/wDQBWjWVXMcXXg6dSo2 n0OnDZFluDqqtQoKMls+xl/8JJYf3p//AAGl/wDiaP8AhJLD+9P/AOA0v/xNalFeae6Zf/CSWH96 f/wGl/8AiaP+EksP70//AIDS/wDxNalFAGX/AMJJYf3p/wDwGl/+Jo/4SSw/vT/+A0v/AMTS674l 0zw1As2p3a2kbAkMyk9CAegPdh+dQ+HvGGj+KzONJvkvTBt8zYrDbnOOoHofyoAl/wCEksP70/8A 4DS//E0+DX7K4mSJZJA7navmQugJ9MkAVo1l670sP+vyL+ZoA1KKKKACorr/AFD/AEqWorr/AFD/ AEoA+AP2qf8AkqA/68k/9GSV6r+xb/yAdS/6/wBv/RcdeVftU/8AJUB/15J/6Mkr1X9i3/kA6l/1 /t/6Ljr0p/7uj8Syv/ktMR/29+SPdPHn/IZsv+vd/wD0JaKPHn/IZsv+vd//AEJaK80/bTb8ff8A Inat/wBe7/yr8ef2o/8Aku3if/t2/wDSWKv2G8ff8idq3/Xu/wDKvx5/aj/5Lt4n/wC3b/0lir6n h3/e5f4X+aPYyv8AjP0/VH3N+whn/hUfgLBGPM1DPH/TaavsCvj/APYQ/wCSQ+A/+umof+jpq+wK 8nMf95n6y/8ASmeNP/ea/wDjf5IKKKK8wYUUUUAFFFFABXlXh29k8b/GDVb6DUdd0+28Pr9gudIu ofLtLpiX8uZOeeQzZK5+7g44PUfFTxUng3wNqOoSWuo3Ue3yW/stA08Sv8pkBIIG0EtluMgDvUnw z8OSeFfBenWEmoahqTBTIJdUOZ1VjlY2GTgqpC4BxkGu2n+6oyqPd6L9f689Dya7+sYqFBbR95/l FdOt31WlmtRuv/8AJQPCf/XK9/8AQI66uuU1/wD5KB4T/wCuV7/6BHXV1nV+Cn6f+3SN8N/Fr/4l /wCkQCiiiuY7wooooAKKKKACqWs6aNW06W33mKQ4aKUdY5Acqw+hANXaoavdPElvbwy+TcXcohjk xnbwWYjIIyEViMgjOM8VUW4tNEzipxcZbM80+NnhKL4r/C290qWIR+I7ZRdQW0al5I7hcjAABOx/ mUMeMMDWr8HvDdh8MPh9pegpFdtcxp5t3KtjN+8nblz9zkA/KPZRXiXx+/aD1vwt4gv/AAb4YQaN BZFUmvwd9xKzKHYqT93JY5blicnIzVX4EftMeJbjxNpPhnXiut219OltHdyHbcRFjgEt/GOe/Pv2 r6r+y8fPAcytyfFy31tb/Lpf8T84XEOT0s59nJSdW3s3O2l09u++l7W+R9V/29bf88r3/wAAZ/8A 4ij+3rb/AJ5Xv/gDP/8AEV5B8btV8aP8QNA0fwxdeOIbOTT5ri5XwUmgF1YSxqrznVQflALYEOT1 yDxS698dvE+h6jqkFt4Ms9Q07Tlun+23Ou+TPNHaPGt05iW2ZVbbKpRQ2HYMp8tQHb5M/ST17+3r b/nle/8AgDP/APEUf29bf88r3/wBn/8AiK8Gu/2k9U1TVfEukRaR/ZT6eVksNTs5biSK7hdLjZJm 5sIo3GYQf9HeZO3mjGG3/ihrvi9rHw3caHrGsW6JYC91CDw1Hpcl6SdmJpor7Aa1H7zeICsxO0IT ngA9a/t62/55Xv8A4Az/APxFH9vW3/PK9/8AAGf/AOIrwrV/2ktRn8ZSaBZadBHprG0nstftDdyC 6j+120U6FZbNIA2JnXbFcTOhGHCNwKulftXeIdZ8I3muW/w01FIoruARSTWusrA1nKGImZv7KMrO uz5hBFNCN6Ez7SWAB7//AG9bf88r3/wBn/8AiKP7etv+eV7/AOAM/wD8RXnnxD+JuseGtV0yTw/a Wmurfacr2thcXf2WCaaW8tYY3acRSOigTseEbI/hJxXPX37Tr6Hp8X9reGVh1V4PO+yWuo+bG/lm 6F2Y5GiTKxG0bDMq7vMjyI88AHsn9vW3/PK9/wDAGf8A+Io/t62/55Xv/gDP/wDEV43N8d/ElpfD Tbzw1p8PiyNnsjpVtr3m6W9w8ln5Ja7NoJQNl2pJ8oFTuASTKNVWz/ac1y+8Y6joNv8ADy9vzYWs iTXGmm+uohfpD5rQi4SxNr5X8Afz/O3ED7OM0Ae3f29bf88r3/wBn/8AiKP7etv+eV7/AOAM/wD8 RXlw+M+u6n8M/D/iSw0Wwi1K51eCx1LTbma9g+yxmTEoUXFnDP5gTBCyQR53DsQ1TaT8ZtY1TwZ4 p1K60Kx0zUdO0ddasY7bUTfwy20scjQNKfLiKSfujvjXco42yNnIAPS/7etv+eV7/wCAM/8A8RR/ b1t/zyvf/AGf/wCIrzjw/rt94G1ex03UvHcvj2bWpLeSOK+js4J7OOQSfvI/s0UYaAlMKHDNkHMj dBx+sftL+JJba+TS/CNnaSzaKmpaRdapdXywXsrBC0YmSxa3wqs5wJzL8hPkhfmoA93/ALetv+eV 7/4Az/8AxFH9vW3/ADyvf/AGf/4ivI5fj74gF6lrD4P06eTUrh7fRca8R55juVtpmuh9m/0cCRwR t80lQchWGyuf1n9qvXdF020kl+H5m1DUfss2nWtjdX2oCWCWOdnaUWenzyxsptpAAsTqQULOmSFA Pfo9btpHC7Lpc/xSWkqKPqSoAHuatW11DewJNbzRzwvyskTBlb6EVx3w08faj8QYtTvJ9BOh6fby xw263U7/AGx3MSu4mgaJfJK71XG5iSGyFwM9DqKrpdzHfx5USyxw3EajIk3sqK2M/eUlfm/ugjn5 cAGrRRRQAUUVFc3EdnbyzzOI4YkLu56KoGSfyo30Qm0ldmfpM32rUdWlS5iniWZYVVEwY2VBuVmx ycn6D861az9Bglg0qH7QYWuZMyytbpsRmY7iQMD16nk960K0qW5nb+rGNG/s03u9fv18wrF8N/v3 1W86/aL2RQfaPEX84yfxrVurhLS2lnkDlIkLsI0LtgDJwqgkn2Aya5vw34s0+6TR7W2tbqKLUbb7 XBNJFsRty+YVwTuzg5PGATgkEgUJ2i13/r/IJRcqkX0V/v2/Js6miiiszcKKKKAMXxF+4udGu+gh vVRj7SK0eP8Avp1/KtqsfxdE0nhu/aMbpIY/tCAd2jIdf1UVqxSLNEkiHcjgMpHcGtpa04v1X6/q csPdrTj3s/zX6IfRRRWJ1BXF/B//AJEG0/6+r3/0rlrtK4v4P/8AIg2n/X1e/wDpXLXVH/d5/wCK P5SPNqf79S/wT/OmdpRRRXKekc9rR83xd4bh7p9puMf7sYT/ANq/rXQ1zch8/wCI1uvX7LpUh+nm zJ/8ZrpK3q6KC8v1bOPD6zqy7y/KKX5oKKKKwOwK8LvP+TvrH/sAH+b17pXhd5/yd9Y/9gA/zevT wP8Ay9/wSPAzfbD/APX2H5nulFFFeYe+Fc9e/wDI/wCjf9gy+/8ARtpXQ1z17/yP+jf9gy+/9G2l b0fifo/yZx4r+Gv8Uf8A0pHQ0UUVgdgUUUUAYvg7/kX4P9+X/wBGtW1WL4O/5F+D/fl/9GtW1W1b +JL1ZzYX+BT9F+QUUUVidIUUUUAVNX/5BN7/ANcH/wDQTTNC/wCQJp3/AF7x/wDoIp+r/wDIJvf+ uD/+gmmaF/yBNO/694//AEEVt/y7+Zzf8v8A5fqXqyI7g2/iG6tZLsv9ogW4htjHjywp2yEN3yWT jqPxrXrI1uc2d7pUxukt4WnMEiPHuMu9TtUHBKncFPUDjntSp6tx7r/gjrPlSn2a/HTuu/8AwL2P zw/4KYf8jD4L/wB29/8Abeov+CbX/IY8c/8AXOy/9uKl/wCCmH/Iw+C/929/9t6i/wCCbX/IY8c/ 9c7L/wBuK+y/5kP9fzn1H/Mt/r+Y3f2lf+R9sv8AsGQ/+hPXr/7Fv/IB1L/r+b/0XHXkH7Sv/I+2 X/YMh/8AQnr1/wDYt/5AOpf9fzf+i46+an/u6P5yyv8A5LTEf9vfkj6uHSlpB0pa80/bQooooAy7 v/kY9O/697j/ANCirUrG1W5jsda0+4nby4BDOhfBIDEx4HH0P5VL/wAJNpn/AD9r/wB8t/hQBJ4h /wCQBqX/AF7S/wDoBryKy+IsNh8GfD8fh/WdOfU4LayhvCl1GzWMR2q8kg2yeWASAWZGC55Br1n/ AISbTP8An7X/AL5b/Cj/AISbTP8An7X/AL5b/CgDxzWfiB4jsfCGm3zeJ7JR510purRo914isoTy 3nt0hmZct8ieX5m35G6429B8c6xc/E6DTbnVGntrksRp0UMStbqIQ376JlWaI558wPKjbtvHBr0j /hJtM/5+1/75b/Cj/hJtM/5+1/75b/CgCt4zONDByoxd2vLDI/4+I+orh/A2iWXiK8kke08I6lp8 I2y/2fpm1wxHy8sMduldvqOraPqdusE13+7EscuFU8lHVwDkdMqM+1TQ69o1vnypoo89dkZGf0oA 11UIoVQFUDAA6ClrL/4SbTP+ftf++W/wo/4SbTP+ftf++W/woAZ4f/1mrf8AX8//AKCteXftQeI9 Y8N+Drd7G7WGzvJhaTQqpV5CwY8uDkJheVGCc8nAKt6Fo2u2NtJqXmXAXzLtpE+U8qVXB6e1aX/C TaZ/z9r/AN8t/hQB83fs+6Lqvhz4w6ro11JYi8sLHbcPboxikiLI2EA2hWyyndtxwcgk7q+nr7/j yuP+ubfyql/wk2mf8/a/98t/hUV34k017SZVulLFGAG0+n0oAseHP+Re0v8A69Yv/QBWjXO6F4h0 +DRNPikuQsiW8aspU8EKMjpV7/hJtM/5+1/75b/CgDyHxrq9x4R+KWu+IbaNpWjsLewZFBJLTLKY uP8ArrGg/wCBVR8NahdeB/DVlpLa6dA04anqaXOsFI2JljOUTdKrIN53HkZO3AINe2f8JNpn/P2v /fLf4Uf8JNpn/P2v/fLf4UAePSfEDxhLpeuag109pPY6dp8xsvs6LHE04/fSvmN3GwAuOoXnIYDF eg/CzW9R1zRbyTUNTtNYEV00cN7ZyearpgHBkEMSSEEkbkXHbqDXQf8ACT6Z/wA/a/8AfLf4Uf8A CT6X/wA/a/8AfLf4UAcf8XLprOKykW4ktT5Mw82K6NsR88P/AC0AOPy5rovAFnLa+FrJp5Z55Zl8 4vc3H2hsNyMPgZGMEfWqXiVNF8TJEJNXubJ41ZVls22MAxUnkqf7g/M1tL4l0pFCrdIqgYACnA/S gDVrL13pYf8AX5H/ADNH/CTaZ/z9r/3y3+FVL7VbXU5bGG1l86QXKOVVTwozk9KAN+iiigAqK6/1 D/Spaiuv9Q/0oA+AP2qf+SoD/ryT/wBGSV6r+xb/AMgHUv8Ar/b/ANFx15V+1T/yVAf9eSf+jJK9 V/Yt/wCQDqX/AF/t/wCi469Kf+7o/Esr/wCS0xH/AG9+SPdPHn/IZsv+vd//AEJaKPHn/IZsv+vd /wD0JaK80/bTb8ff8idq3/Xu/wDKvx5/aj/5Lt4n/wC3b/0lir9hvH3/ACJ2rf8AXu/8q/Hn9qP/ AJLt4n/7dv8A0lir6nh3/e5f4X+aPYyv+M/T9Ufc37CH/JIfAf8A101D/wBHTV9gV8f/ALCH/JIf Af8A101D/wBHTV9gV5OY/wC8z9Zf+lM8af8AvNf/ABv8kFFFFeYMKKKKACiiszxNq8ugeH9Q1GCw uNUntoWljsrVcyTMBwqgA9T7H6GqinJpLqTOShFylsjz3Wmbxn8Z9P01ZPEWjP4cjF6J4R5djfo2 zchPBbnavcEBxxXqteffBPQf7L8JNf8A2nW5Rq0zXwttdkDT2wbqmBwMnc2QBncMgGvQa6sTJcyp x2jp/n+J5uXwk6brz+Ko+b5dF8lbt56nKa//AMlA8J/9cr3/ANAjrq65TX/+SgeE/wDrle/+gR11 dRV+Cn6f+3SNcN/Fr/4l/wCkQCiiiuY7wooooAKKKRmCjJIA9TQAtY+uyxCa0ZWSW+tXN1Hbb8O6 bSjkL1Pyu2O27GSKWLVJtbSN9MKiykVw144ZWUjIBRGXDc4OTxx3zVux0uCwRcZmnCCNrmbDSyDO fmbvyTx09K0ceX4t+3+ZgqjqNez279Pl39dj5C/aK+C3iLUvFOqeNNHhXWtFvisrfY8tLBtQK25O pAKnkZx3Aql+z98BvFeoeLdE8TXdn/ZOk2NylyGvQUknCnOETrz6nA9M19hXnh20vJGkBmtpHO53 tZ3hLnAA3FCN2AABnOKr/wDCJW3/AD+an/4Mrj/4uvoo5/iY4X6sora1/K1tu/mfDy4MwM8x+vuU tXzcvTmvffe1+n49DzP48+AtO8dazoq6v8M9F8aWdrDPjUNX0W11NrctG52xrLl05jQnap3koPY7 HhTwvJfaparc2Cw6VHZXMU1pPpUEUVwkkxRMjyVZWdIleRMgfc+UCu0/4RK2/wCfzU//AAZXH/xd H/CJW3/P5qf/AIMrj/4uvmT78oaV8JfA+hTX0um+DPD+ny3873V29rpcETXEz/fkkKoN7t3Y5J71 N4q+Gfg/x1HpsfiTwpofiGPTHEtiuq6dDci1cYw0QdTsPA5XHQVZ/wCEStv+fzU//Blcf/F0jeEL Vhg3mqfhqdwP/Z6AK0Hww8G2uvXutw+EtDh1q+kSa61GPTYVuLh02lGkkC7mK7VwSSRtHoKx5P2f vhdLFeRv8NvCLx3l2NQuUbQrUie5BYidx5fzSDc2HPPzHnk1Y1n4Y/2mp+zeKvE2knsbTUmb/wBG B64PWvgb4/yz6R8XdYX+7FfRbvzdWH/oNdNOlCe9RR9b/omcFfEVaPw0ZT9HH9ZI9ku9D02/nimu dPtbiaEARySwqzIA6uACRxhkRhjuqnqBVY+D9BN3bXZ0TTjdW0c0UE/2SPfEkx3TKrYyocjLAfeP XNfPE3gT4++HJGeLXbXxTGORGb+SMn26xfzpi/En4jeHePEPw2125VfvzaXqd2VX34aQf+PfjXZ/ Z05fwpxl6SX62PM/tyjT/wB4pVKfm4Nr748yPdLL4ReBdN8MHw3aeC/D1r4dMMtudIh0qBLQxSsG lj8kJs2uwDMMYYgE5qtN8D/hxcX0N7L4A8Ly3kNj/Zkdw+jWxkS02lPs6tsyItrFdg+XBIxg15BY ftL+CRMINZtvFuh3H8S3FzMyj8pd3/jtdro3xX+GOuBfs/jiWEnteandW2P+/jLWNTAYqnrKm/uv +R00c5y6u7Qrxv2bs/udmegWPw98K6X4atPDtn4a0e08P2jpLbaTBYRJaQujiRGSILsUq4DAgcMM jmp/DXgvw94MgvIfD+g6ZoUN7cPd3Uem2cdus87/AH5XCAbnbuxyT3NZ2mafoetJv07Xbm/TGd1r rEsg/wDHZDV7/hErb/n81P8A8GVx/wDF1wtNOzPXjJSV4u6Mi0+C3w9sND1PRbbwJ4Zt9H1S4F3f 6fFo9utvdzAgiWWMJtdwQDuYE8Cnw/BvwBb3l5dxeBvDcd1e2Q025nTSLcPPaBQot3bZlosADYcr gAYrU/4RK2/5/NT/APBlcf8AxdH/AAiVt/z+an/4Mrj/AOLpFEOm/Dnwno2qX2pWHhjRrHUb+WKe 7vLbT4o5riSMYjeRwoLsg4UkkjtiovEHwt8GeLNHOk654R0LWdKKxobHUNNhngKxljGNjqVwpZio xwWOOpq3/wAIlbf8/mp/+DK4/wDi6P8AhErb/n81P/wZXH/xdAF/SNE07QLMWml2FrptquMQWkKx IMAKPlUAdFA+gHpVXWJFv57fTYm3S+bHPKUPMSI4cZ/3ioUA4yCxH3TUQ8JWwIP2zU//AAZXH/xd alpYwWKFIIliUsWIUYySck/UnmgCxRRRQAVla0/2uS301GgZrg7poplLboBjfgdMnKjn19q0pZUg ieSR1jjRSzOxwFA6kms7R1a8aTUZGilFxg2zJHtKwEAqCSAck5Y59eK1hp7/AG/M56r5rU11/Lr/ AJfM1KKKKyOgoa9e/wBnaNeXG3eUiOFzjJ6AfmaztN8CaNpOsw6paQ3MV3DaJYp/ps5iEKZ2r5Rf Zxk87c55zmpvGH/Iv3Hpviz9PMXNbVatL2afm/0OeMm60o9LL85f5BRRRWR0BRRRQA2SNZY2RxuR gQQe4rI8ISM3hyzic7pLZTauT1LRMYz+q1s1i6H/AKNq2t2fYTrcoP8AZkQZ/wDH1kraOsJL0f6f qcs/drQl3uv1/Rm1RRRWJ1BXF/B//kQbT/r6vf8A0rlrtK4v4P8A/Ig2n/X1e/8ApXLXVH/d5/4o /lI82p/v1L/BP86Z2lFFFcp6Ry+kH7T8QfEcx5EFrZ2oPof3sh/9GLXUVzPgtfOufEd6eTc6rKoP tEqQ4/OM101dGI+O3ZJfckcOC1o83dyfycm1+AUUUVzncFeF3n/J31j/ANgA/wA3r3SvC7z/AJO+ sf8AsAH+b16eB/5e/wCCR4Gb7Yf/AK+w/M90ooorzD3wrnrz5viBpOP4NMvN3tultcf+gn8q6Guc sm+2+PNSkX/V2VlDbE/9NHZnYfgojP8AwKt6WnNLsn+On6nHidVCHeS/D3v0OjooorA7AooqtqV8 mmaddXkv+rgiaVvoBmmk27ImUlFOT2RneDv+Retz6vKf/IjVtVm+HLJ9N0DT7aX/AF0cCCT/AH8f N+ua0q0qtOpJruzHDpxowi90l+QUUUVkdAUUUUAU9YONJvSf+eD/APoJpuhDGiaf/wBe8f8A6CKr eLZmh8Nals/1skLQx/77/Iv/AI8wrUgiWCGOJfuooUfQCttqa9f6/M5VriH5Jfi3/kPrI8VM8Whz zJLbW7QMk3nXePLQK6liSQcfKDg9jzWvVHXbc3eiahAI4ZTLbyII7gZjbKkYYd1Pf2qabSmm+5pW TlSklvZn5z/8FMP+Rh8F/wC7e/8AtvUX/BNr/kMeOf8ArnZf+3FJ/wAFIpmuNT8ByuUZ3hu2YxNl SSLc8HuKX/gm1/yGPHP/AFzsv/bivs2rZDb+vjPpU+bLLr+veN39pX/kfbL/ALBkP/oT16/+xb/y AdS/6/m/9Fx149+0lGI/Htpgk7tNhJySf4nr1v8AYztEuND1Es0gIvmHySMv/LOP0NfNT/3dH855 X/yWmI/7e/JH1oOlLVQabFj78/8A3/f/ABo/s2L+/P8A9/3/AMa80/bS3RVT+zYv78//AH/f/Gj+ zYv78/8A3/f/ABoAt0VU/s2L+/P/AN/3/wAaP7Ni/vz/APf9/wDGgC3RVT+zYv78/wD3/f8Axo/s 2L+/P/3/AH/xoAt0VU/s2L+/P/3/AH/xo/s2L+/P/wB/3/xoAt0VU/s2L+/P/wB/3/xo/s2L+/P/ AN/3/wAaALdFVP7Ni/vz/wDf9/8AGj+zYv78/wD3/f8AxoAt0VU/s2L+/P8A9/3/AMaP7Ni/vz/9 /wB/8aALdFVP7Ni/vz/9/wB/8aP7Ni/vz/8Af9/8aALdFVP7Ni/vz/8Af9/8aP7Ni/vz/wDf9/8A GgC3RVT+zYv78/8A3/f/ABo/s2L+/P8A9/3/AMaALdFVP7Ni/vz/APf9/wDGj+zYv78//f8Af/Gg C3RVT+zYv78//f8Af/Gj+zYv78//AH/f/GgC3RVT+zYv78//AH/f/Gj+zYv78/8A3/f/ABoAt0VU /s2L+/P/AN/3/wAaP7Ni/vz/APf9/wDGgC3UV1/qH+lQ/wBmxf35/wDv+/8AjUV1psXkP88/T/nu /wDjQB8F/tU/8lQH/Xkn/oySvVf2Lf8AkA6l/wBf7f8AouOvJ/2o4Vg+JoVSxH2ND87Fj/rJPWvU v2M7RLjQ9RLNICL5h8kjL/yzT0NelP8A3dH4llf/ACWmI/7e/JHvXjz/AJDNl/17v/6EtFR+NoVg 1ayVSxHkOfnYsfvL3NFeaftpv+Pv+RO1b/r3f+Vfjz+1H/yXbxP/ANu3/pLFX7DePv8AkTtW/wCv d/5V+PP7Uf8AyXbxP/27f+ksVfU8O/73L/C/zR7GV/xn6fqj7m/YQ/5JD4D/AOumof8Ao6avsCvj /wDYQ/5JD4D/AOumof8Ao6avsCvJzH/eZ+sv/SmeNP8A3mv/AI3+SCiiivMGFFFFABXlHxbtx4x8 U+HfB0tv4gsopn+3x61pJ8uGKRA/yO5H90E8HILL1r1SaXyYXkKs+0E7VGSfYe9eYfBmwk1XUPEP i+4ttf0e71afy5tI1iT5IXTgtGoA4I2qCy5GwjkGu7Dfu1Kv/Lt6vb/P8DyMevbuGE6Tev8AhWr+ /Rbp63Wx6iBtAAzx6nNLRRXCeucpr/8AyUDwn/1yvf8A0COurrlNf/5KB4T/AOuV7/6BHXV101fg p+n/ALdI4MN/Fr/4l/6RAKKKK5jvCiq99fQadbPPO+yNBk4UseoHAHJ5IHHrWfLDe65HNHI0mm2T qhjkt5Ctw3QnOV+T0wOevIrSMG9XojGdRRfKtX2/rYnutaiimaC2Rr+6R0SSC3ZS0W7JBfJAUYB6 +3qKZHo73UkU2pyrdzQTNLCsalI4+gX5cncRjIJzgk4xWhDbxWysIo1QMdzbR949yfU+9SUc/L8G gvZuetTXy6f8H5/KwUUUVmbhRRRQAUUUUAFFFFABRRRQAUUUUAV7ywttRhMV3bxXUR6pMgdfyNcd rPwO8A69u+1+E9LDN1a3gEDH8Y9pruaK1hVqUtYSa9HY56uGoV1atBS9Un+Z4bqv7HngO8fzLBtU 0aUHKG0u9wU/9tAx/Ws1v2cPGug8+GvipqsCD7tteeYUH1w5H/jtfQlFdyzLFJWlPmXmk/zuePLI Mub5oUuR/wB1uP8A6S0fPi6Z+0N4Z/1ep6F4ojX7qSBVYj3JWM/r+NSL8avit4f41/4VTXoH3n0i VmA9wF83+de/0U/rsJ/xKMX6Jr8miVlNWn/AxVSPq1Jf+TJv8Twe3/a+8N2siw67oGvaDOeouLUF R/48G/8AHa6zSP2kvhvrW0ReKLe3c9VvI5IMfi6gfrXpE9vFdRNHNGksbdUdQwP4GuU1f4QeCNd3 G98KaTI7dZEtEjc/8CUA/rS9pgZ/FTlH0kn+a/Ur2ObUvgrQn/ig1+MZfobOkeLND18A6ZrOn6jn p9kuklz/AN8k1rV4zq37JHw51IkwafeaWx53Wd4/B9hJuFZX/DMGp6L/AMiz8TPEWjqPuxyyGVfo QrID+VHscHP4azXrH/Jv8g+tZpT0qYZS/wAM/wBJKP5nvdFeG6b4I+Nnh/UbXZ440zXNMWVPOivL cLK0eRuwfLJzjP8AFXUePrDxZrujx2kGnWj3CyiWO488p5TLyGACvk546KQCSrKwBrCph1BrlnGX p/wUjsw+NlVT9pRnBrul+DTZ3N/HLfXMNvFIY4EYPcgoGEqYP7vJ9TjPHTuM1o18/RfEef4IXd4d e8NajPZ6nM9x9o0+JJpFfcSzSyeXDu3b1wG3FdpG4jGN7SP2tPhxqe0Tapc6ax/hu7OT+aBh+taf UsTOClCm3Hy1/Iwea4ClVlTq1lGXaTt+eh7HRXJ6J8WfBniOSOPTvFGlXM0hASH7UiyMT2CEhv0p 3j7w/e+KNKtodMNutxHOsyXE0xUQlTkMAEbceMY+U4J2up5rjnTnTdppr1PVpVqVZc1KSkvJ3/I0 vF8bSeF9U2DLpbvIo9So3D9RWtHIs0aSIcqwDA+oNeQaB8L/ABPpl3pkV82m6lZxXRnnu5bx1uVG yMHYFtwhLsrlicMQdpdtzEek+EpWfw9aRSHMtsDayE9S0ZKE/jtz+NVvT9H+f/DGfw1/8S/J/wD2 xsUUUVidQUUUUAFYlz/oni2yl6JeW0lu3u6EOn6GWtusTxZ+40+C+HWxuY7gn0TO2Q/98M9bUtZc vfT/AC/E5cTpT5/5bP7t/wALm3RRRWJ1BXF/B/8A5EG0/wCvq9/9K5a7SuL+D/8AyINp/wBfV7/6 Vy11R/3ef+KP5SPNqf79S/wT/OmdpSEgAknAHelrG8ZXr6f4T1eeL/XrayCIeshUhB/30RWEIucl FdTtqzVKnKo+ib+4rfD1SfB2mzkYN2rXpz6zO0v/ALPXRVX0+yTTrC2tI/8AVwRLEv0UAD+VWKdW XPUlJdWyMPTdKjCm+iS+5BRRRWZ0BXhd5/yd9Y/9gA/zevdK8LvP+TvrH/sAH+b16eB/5e/4JHgZ vth/+vsPzPdKKKK8w98iubmKztpZ5nEcMSF3duiqBkn8qwvA9vKdJm1G4Qx3GqztfMhHKKwAjU+4 jVAfpVfxQx8R6jD4ahJ8lwtxqUi4OyAHiP6yEY/3Q3tXUgADA4FdL/d07dZfl0+/9EcMX7au5L4Y af8Abz3+5afNroLRRRXMdwVg6w39sanb6RH80MZW5vWHQKDlIz7swBx/dU+oq3q2rPayJZ2aLcal MMxxE/Ki9DI57KPzJ4HNSaPpKaRatGHaaeRzLPO/3pZD1Y/oAOwAHat4/u1zvfp/n/XU46j9tL2S 26/5fPr5eqL9FFFYHYFFFFABRRVDV9VGmwosafaLyY7Le3B5kb+ijqT2FVGLk7Iic404uUtilqR/ tXXbOwXmG0IvLk9sjIiT6lst/wAAHrW5WdomlnTLVvOcT3s7ebczgY8yQ+g7AAAAdgBWjV1GtIx2 X9f15GVGMknOe8tfTsv8/O4VHPGssLo4yrAqR6g1JTX+4ayOg/Mn/goVG8K/DeOS1FlJHZ3KNbCT zBEQtsNobJ3YxjOTmrv/AATa/wCQx45/652X/txWd/wUDQxJ8O0NnJp+yC9X7NK25owDAACcDP5V o/8ABNr/AJDHjn/rnZf+3Ffd1f8AkSS9X/6c+f5nsYf/AJE8PRfn6L8l6I3f2lf+R9sv+wZD/wCh PXqv7IGqWeieEtYvtQuobGzhvWaS4uJAiINkY5J4HJA/GvKv2lf+R9sv+wZD/wChPUnhX/k3fxV/ 2E4f5w18/QorEKlRbtzNL72fzVTxLwXFGNxMVdwjUdvSNz7ZHxj8C4/5HDRf/A6P/Gj/AIXH4E/6 HDRP/A6P/Gvzgor63/Vah/z8f4G3/ERMZ/z4j97P0f8A+Fx+BP8AocNE/wDA6P8Axo/4XH4E/wCh w0T/AMDo/wDGvzgoo/1Wof8APx/gH/ERMZ/z4j97P0f/AOFx+BP+hw0T/wADo/8AGj/hcfgT/ocN E/8AA6P/ABr84KKP9VqH/Px/gH/ERMZ/z4j97P0f/wCFx+BP+hw0T/wOj/xo/wCFx+BP+hw0T/wO j/xr84KKP9VqH/Px/gH/ABETGf8APiP3s/R//hcfgT/ocNE/8Do/8aP+Fx+BP+hw0T/wOj/xr84K KP8AVah/z8f4B/xETGf8+I/ez9H/APhcfgT/AKHDRP8AwOj/AMaP+Fx+BP8AocNE/wDA6P8Axr84 KKP9VqH/AD8f4B/xETGf8+I/ez9H/wDhcfgT/ocNE/8AA6P/ABo/4XH4E/6HDRP/AAOj/wAa/OCi j/Vah/z8f4B/xETGf8+I/ez9H/8AhcfgT/ocNE/8Do/8aP8AhcfgT/ocNE/8Do/8a/OCij/Vah/z 8f4B/wARExn/AD4j97P0f/4XH4E/6HDRP/A6P/Gj/hcfgT/ocNE/8Do/8a/OCij/AFWof8/H+Af8 RExn/PiP3s/R/wD4XH4E/wChw0T/AMDo/wDGj/hcfgT/AKHDRP8AwOj/AMa/OCij/Vah/wA/H+Af 8RExn/PiP3s/R/8A4XH4E/6HDRP/AAOj/wAaP+Fx+BP+hw0T/wADo/8AGvzgoo/1Wof8/H+Af8RE xn/PiP3s/R//AIXH4E/6HDRP/A6P/Gj/AIXH4E/6HDRP/A6P/Gvzgoo/1Wof8/H+Af8AERMZ/wA+ I/ez9H/+Fx+BP+hw0T/wOj/xo/4XH4E/6HDRP/A6P/Gvzgoo/wBVqH/Px/gH/ERMZ/z4j97P0f8A +Fx+BP8AocNE/wDA6P8Axo/4XH4E/wChw0T/AMDo/wDGvzgoo/1Wof8APx/gH/ERMZ/z4j97P0f/ AOFx+BP+hw0T/wADo/8AGj/hcfgT/ocNE/8AA6P/ABr84KKP9VqH/Px/gH/ERMZ/z4j97P0f/wCF x+BP+hw0T/wOj/xqK5+MXgUwOB4v0Xp/z/R/41+ctMl/1bfSj/Vah/z8f4B/xEPGf8+I/ez0D9o/ xBpniT4ifatKv7fUbZbVYzNayiRQwdyRkd8EfnXsn7Fv/IB1L/r/AG/9Fx18f2P3rn/rqf5CvsD9 i3/kA6l/1/t/6Ljr5TH0FhlKjF3Sdjl4YxcsdxPPEzVnJSdvkj3Tx5/yGbL/AK93/wDQloo8ef8A IZsv+vd//Qlorwj+gTb8ff8AInat/wBe7/yr8ef2o/8Aku3if/t2/wDSWKv2G8ff8idq3/Xu/wDK vx5/aj/5Lt4n/wC3b/0lir6nh3/e5f4X+aPYyv8AjP0/VH3N+wh/ySHwH/101D/0dNX2BXx/+wh/ ySHwH/101D/0dNX2BXk5j/vM/WX/AKUzxp/7zX/xv8kFFFFeYMKKKKAPOPjhdm48PWfh99F1jVbT XblLO4n0dtj2i7lIcsVKgFtow2ARuyex7fQNHj8PaHp+mRTTXEdnAkCzXD7pHCqBuY9ycZrzrwvZ P4r+MOsa/c2Gv6NNo8f9nxLcy7bK+iJfZIi4BP8AE2PmGWU8EV6rXdXfs4Rorpq/V/8AAtseRg17 arUxb6+6vSPyT1d9H8tAooorhPXOU1//AJKB4T/65Xv/AKBHXV1ymv8A/JQPCf8A1yvf/QI66C81 OKzlgiKySzTPsVIkLY6ZLEdAAQSTXVUTlGml2/8AbpHnUJKFSu5P7S/9IgWmYKCSQAOST2rJOrya oDHpW2RHjYrqBw8KNkgDAYFjkdB2wc8jJDp11qJt7jUnMMkZc/Y7WU+SQeAJOBvIH0HPStVEWNFV VCqowFAwAKy92Hm/w/4P5ep0e/V8l+L/AMvz9CjZ6NDb3KXk2LnUvJEL3bDDMByQB0UE84H61oUU VDk5O7NowjBWigoooqSwooooAKKKKACiiigAooooAKKKKACiiigAooooAKKKKACiiigAooooAKKK ZLIsMTyNnaoLHapY4HoByfwoDYjvL6CwjR55FjV3WJM/xOxwoHqSao6NYTLm/wBQihTVJkCSGIlg iAkqgJPbPOMAnml0+GW+mF/cmRY3VWgs54lVrc4OSeSdxye4wOMda1K1b5E4r5/5HNFe1kqktlsv 1/y7Ju/kVj6v4O0HxBu/tPRNO1Hd1N1axyk/99A1sUVEZOLvF2NpwjUXLNXXmeZav+zX8N9Z3GXw xBbuejWkskGPwRgP0rlJ/wBkDwzayNNoeva9oUx6G3ulKj/x0N/49XvFFdsMwxUNFUfzd/zPIq5L l1V3lQjfulZ/erM8BPwN+Jmhc6F8Wb24A+7FqkTOB7ZZpP5VQhHx58I30lpA2g+JLuYNdyK21Fl5 Ckj/AFWD93I46g9zX0bWJ4l/0JrDVRwLOYLKf+mL/K+fYHa//AK6qePqTfLUhGV+8V8trHBXyWjR j7ShUqQt2nJ6ddJXWx4sfjl8U/D/APyHfhTcXaj7z6Y7kD3+USD9alt/2x/DtrKINc8O67os56q8 KuB+bK36V7/UVzaw3kRiuIY54m6pIoZT+BrP6zhZfHQ+6TX53N/qGYU/4WMbX96EX+K5WeY6R+07 8NtY2qviNLSQ/wAF3byxY/4EV2/rXa6T4+8M67t/s7xDpd8T0W3vI3P5A5rM1f4OeBtc3G88J6S7 N1kjtUjc/wDAlAP61xWrfsj/AA41LcYdOu9MJ72l45/STcKLZfPZzj9z/wAg5s6pbxpzXk5Rf48y PZQciob60j1CyuLWUZinjaJx7EYP868CP7Iq6Sf+Kb8e6/omPu/Nvx/3wY6T/hU3xq0D/kDfEyHU FXoNURiT/wB9pJ/OmsLh2708Qr+aa/zJeYY2KtXwUrf3ZRl+F4v8D3HwxdyXug2bzHNwieTMf+mi Eo//AI8prUr5us9Z+PHhO6ns49F0bxBKP9KuAGRc72Ybkw8fUqeADg545FXf+GhviBoXGvfCbUio +9PZGQoP/IbD/wAeq6mXVJSbpSjK/aS/WxlQz2hCmliITg1o24StdabpNH0JXF/B/wD5EG0/6+r3 /wBK5a82s/2yvCSyiHVdH1vSZ/4hLboyj/x8N/47Vv4W/HnwJpXhi30y/wDEENjfJPcSNFcRSIAs k8kiHdt28q6nrxmh4DFU6ElKm949L9JdhRznLq2MpyhXjZRmtXbVuFlrbs/uPcq53xp+/t9Ksf8A n81K3Qj1CN5zD/vmI0ul/EPwtreP7P8AEmk3hP8ADBexs35Bs03UXF9410OFSHjtra4vCQcgMdkS fmJJPyrgpQlCpeSta7+5X/M9nEVadajanJNSaWjvo2k/wudHRRRXKeiFFFFABXhd5/yd9Y/9gA/z evcLi4itYjJNIsSAgbmOBknAH1JIA9zXjcui6lcftG2nipNNvP7BTSDatdtbOuJct8uwjf3HOMV6 GDlGPtOZ2vGR4maU51FQ5E3apBu3RJ7+h7RWV4h1waLaJ5cRur+4bybS1U4aaQgkD2AAJY9gCadd a9Fb20skdrfXMiKWWGO0kDOfQFgBk+5ArF0JWN6+sautxJqsqeXHFHaTGKziJz5aHZySQCz9WIHQ BQOWmo/FPZdO/wDwO56NaVR2p0t316Jd/Xsvv0NXwzob6LZyNdTC61K6fz7u5C4EkhGMAdlUAKo7 AfWtiqP9s2//ADzu/wDwDl/+JrnvHPibVrPQJv8AhHNKu9Q1WT5I91uyLFnq53gZx2HrjtmhKVep ZtXffRf8BBJwwlBuMW1FbJNt/q2/xZ1xIUEkgAckmsOTXJtXdoNFVZVBKvqEgzBH/u/89G+nHqe1 cp4Jiu9U8O2aeKoNU+0QKI3sprZzFIQPvsV3eZu6nccZz8o613CatbRoqJFcqqjAUWcoAH/fNaTj ChJxvzNfd/wfy9TCjUqYunGdnCLWz+L08vz9GLpGjw6RE4RnnuJTumuZjmSVvVj/ACA4HYVfqj/b Nv8A887v/wAA5f8A4mj+2bf/AJ53f/gHL/8AE1zyk5O7O6EIwioxVkXqKo/2zb/887v/AMA5f/ia a+uW0eMx3hycfLZTH+SVJZoUVkazrM9voM99o9p/bU+39xDBKoWRs4+8TjA749DXJeAIvEevaVJB 4ne+0+5SV2lhSMx+cGYkYlBPygYXam0gAdc11Qoc1N1XJJJ/P7jz6uMVOvHDxg3Jpu9vd+b2v5au y22v1t9rwFw1lp0X2/UBwyqcRw+8r/w/Tlj2HepNJ0drJ3urqb7ZqMo2yXBXaAP7iL/Cvt36kk1c srG3063WC1hSCFeiRrgfX6+9T1m5pLlht+L/AK7fmbxpSclOq7voui/zfn91tQooorE6Qpr/AHDT qa/3DQB+YP7fqwpB8OxbrcpCIr7at5jzQN0H3sd61f8Agm1/yGPHP/XOy/8Abisr9v2dbmD4dypd T3qtFfEXFz/rH+aDluT/ADrV/wCCbX/IY8c/9c7L/wBuK+8rf8iWXq//AE4ethbf2NTt2X5m7+0r /wAj7Zf9gyH/ANCepPCv/Ju/ir/sJw/zhqP9pX/kfbL/ALBkP/oT1J4V/wCTd/FX/YTh/nDXjYD+ LQ/xR/M/l/E/8j/Mf8FX/wBJPOaKKK/Wj85CiiigAooooAKKKKACiiigAooooAKKKKAPWP2Z5/s3 xEupsyDy9Ku2zC+xxhM/K2Dg++OK7n4M6+fGus6hfS3viCdbG401YY9X1qS8ILXJDZwsasMYwGU4 IyDnp83UV5WJy+OIlOfNZySXpZ3fXrsfSYHOp4KFKnyXjBybV9+ZJLo7WtfzPr3xN4P0PxbHpdxq GiyalPZ6Qz2lhZLJI9wTclZSEE8RcoMEhXGPMJIPyivKvib4O8MeFvA1zfaZoZS7n1uaxV766aSW 1RUDbAIpmjLK2V5LccH5uni9FY0MuqUGv3zcU721+7c6sZnlDFwl/s0VNq3No32v8P6/jqFFFFe2 fIhRRRQAUUUUAFFFFABRRRQAUUUUAFMl/wBW30p9Ml/1bfSga3MOx+9c/wDXU/yFfYH7Fv8AyAdS /wCv9v8A0XHXx/Y/euf+up/kK+wP2Lf+QDqX/X+3/ouOvyjN/wCLU9T9A4J/5Hy/wy/JHunjz/kM 2X/Xu/8A6EtFHjz/AJDNl/17v/6EtFfMn9Hm34+/5E7Vv+vd/wCVfjz+1H/yXbxP/wBu3/pLFX7D ePv+RO1b/r3f+Vfjz+1H/wAl28T/APbt/wCksVfU8O/73L/C/wA0exlf8Z+n6o+5v2EP+SQ+A/8A rpqH/o6avsCvj/8AYRyPhF4C6Y83UB/5Gmr7Arycx/3mfrL/ANKZ40/95r/43+SCiiivMGFct8Tv EFx4Z8EanfWuk3utzBBH9j08lZirHazBgCV2qS2cHpXU15X40sW8Z/Fbw7pU1hr1pa6SP7Qi1iwl 2WkjgjfDLgZ6KoyGz85GMZNdWGgpVE5bLV/L7vw1PPx9SVOg40/il7q9XpfZrTfXTodN8KvCdn4M 8DabYWS30cDp9o8rUZRJNCX+by2I4G3IXAGPl+prrqKKxqTdSbnLdnVRpRoU40oKyirfcFQ3l7Bp 9s9xczJBAgy0kjYA/Gql9qpSZrO0QT35iMiI4YRjnHzOAQOQeOpwaLbSmNybu8ma4naNF8rJ8iMj BJRPdhnJyenNCjbWQnUcny09X+C/rsclr895qXxB8LrAGsIk+17bhgrmZAse7aM8A9AT65xXaWGl 2umCb7NAsRmkMsjDlnY9SxPJP1rm/FEq2njfwfPKdsTyXVqG/wBt4gyj8fLb9K66uitJ+zppaK3/ ALcziwtNKtXlLV83/tkdu369bhRRRXGeoFFFFABRRRQAUUUUAFFFFABRRRQAUUUUAFFFFABRRRQA UUUUAFFFFABRRRQAUUVDdXkFlGJLiZIULBA0jBQWJwBz3JppX0Qm1FXYXd3DYW0lxcSLDBGu53Y4 AFUI7NtWuUub2JPIgkElmgLZ6ffcHAzzwCPl+vQsop9TkivbpJrRArBLF3BH3uHcD+LAGFyQv16a tafw9Fuc6XttX8Pbv6/5BRRRWR0hRRRQAUUUUAFRXdrHe2s1vMu+GZGjdT3UjBFS0U07aoTSaszI 8M3Uk2m/Z7ht93ZObWcnqzLjDf8AAlKt/wACrXrCvj/Y2vQ333bS922tweyyZ/dOfrkofcp6Vu1r UV3zrZ/0/wCuxzUG1H2ct46fLo/mvxuFFFFYnUFFFFAGJqv+heINJvOiTb7KQ/7w3oT/AMCTH/A6 26y/E1nJe6HdLAM3MYE8A/6aIQ6fqoq7Y3keo2NvdQndDPGsqH1VhkfzraWsIvtp+v8AXocsPcqz j3s/0f5J/MW6sre+i8u5giuI/wC5KgYfka8q+Hnwu8IeJvBFtPqnhrS7y4a5u1aeS1TzCBcygDeB u4AAHPAFet1xfwf/AORBtP8Ar6vf/SuWuilUnDDzcG170fykcOIo0q2NpqpFNck91frTOZ1P9lf4 a6luI0FrOQ/x2t3Mv6Fiv6VxVj+yzpEmq6vbaF4j1vRIrCdI0limDEyNGrsCQFOAGTHPc19H1zvg X9/o098et/eXF0D6oZCI/wDyGqV00swxUKcn7RvZau/5+SZw4jJcuq1qcfYRT1bsraJW6W6tP5Hj rfAf4naKc6L8Wb24UfdTUVkIHty8g/Sk/sX9ojQ/ua3oWvIOisqKT+Jjj/nX0LRU/wBo1H/EhGXr FfpY0/sOhH+DUqQ9Jy/Vs+ev+Fk/HbRONS+Hmn6gi/xWMmWb/vmV/wCVcJ8Ov2nPFen+OL7SL/Qb 7WLGa7k26XAGmvLE7uY0OMuqnI2t0wBkYr6+kQSIyHIDAg7SQfwI5FZ2g+GdJ8LWhtdI02202AnL JbRBNx9Wx1PJ5PNbQx2H5JKph1d9rr9X+ByVMnx3tacqOMklHfmSb9NErp+f3HF/ETxxL4S8A6x4 2htUu5rNUSytblWQRlpEiYuvBD72YHnooAxk5+MNQ+OPjjUfE6a8/iG7ivoz+7WFtsKL/dEf3SPY g575r7W+JfhFfGfhTWvCdxfLpkOqNG9rdmLKo4lRzGRkZJdc8kE+YQPu18g6h+zR8QLHxOmjLorX e8/JqEDZtCvGWMhxt+jANxwDXv8AD88DGlP2/Kp3e/8ALZd/nc+L42pZvPEUfqnO6Vl8N/ju97a7 WtfTtrc+rPgR8UNQ+Kfw5utW1GCK3v7W4ks3a3yFkKxowcDsTv6eo/CvnzQfGnjb4N+E7vxLeWsl tLd+HoL62n1LxrfeILe/LzRCS5eHUZLWGzMCv5jxpPGhEwHmBY9w+jPgp8Mbn4O+AbjTJbhdXvpZ 3vnS3XYvmGNF8tCxGR+7GGbb15ArI/4S7x+1tuuNMurG9BmAt/sHmREb5skvH5n3EWLZyN5J4bIA +SxrovEzeH+C+h+l5SsUsBRWN/i2XNfe/nY898NftQ+INYsNEvZr3wok9xpb3MGhxFLi88QyK0ym Swktby4hVE8tC8atcbfMw8qAbjk+AP2rtd8TaN/wkOoLotxa6S1w2pXWn3Vs8a2qS2ZmJhs9TvI0 kijmc5lkL/LkIgYhvpzwXe6jqPhy2n1WGSC8Z5RtmTZIYxIwjZ1wMMyBSQABknAFblcR6x8y+G/2 mfFN/wDGfwn4S1TTtJsLbWrOK5FpJNZ2906ywtMJIvO1FbiQRjCMkdnIGZXPmJgqr7fTPFtj498X eN2uDY6DpeoXzvqdz4x1W7UwxRkeUdEKC0RAQPnWUNhd3BY4+l6KAPl/4cftLeMPFPg+xv57bSNT u9T1OTRbGewtEEL3LLDJBIwtr+8i8rynnZilw2REOVJKjSPxn+JNrbyarJH4bvrCIWd3/Ztrp1wt zNDcTy26wJIbgqJA8Yk37CCG8vZkeYfetR8M6dqutaXqt3C815phka0JmkEcbOu1n8sNsZtpIDMC VDMARuOdSgD5I8DftO+P/iL4Ymu9KufCVvdWEl3cXlxJb298jxQW4lNsIbHV7jyJQSq+ZLLnknyR jB92+CfiXVvFHhrVbjWtVsdUvodZvrcLZW/km1iWdvKhkXzHy6x7Du+XIKnbzk+g0UAZd0V07WLS SMEC+kMEqL0ZxGWVz7hYyvTJyuThRWpWN5ya3qts0H7y0sXaQ3Cn5Wm2lNqn+IAM+7sDtAJIYDZo AKKKKACiiigApr/cNOpr/cNAH5h/8FAbg3afDyY3raiXivj9qZChk5g5welaf/BNr/kMeOf+udl/ 7cVn/wDBQaVpv+FfO9xBdsYr7M1su2NuYOVGBj8q0P8Agm1/yGPHP/XOy/8AbivvKv8AyJZer/8A Tny/I9jDf8ieHovz9X+b9Td/aV/5H2y/7BkP/oT16j+yRoWn+JfBusadqlnFf2M18RJBMu5WwkZH 5EA/hXl37Sv/ACPtl/2DIf8A0J69f/Yt/wCQDqX/AF/N/wCi46+Wk3GhFp2eh/O+WxjPjLERkrp8 +nyR7ePgH8Pcf8inp/8A3yf8aX/hQfw9/wChT0//AL5P+Nd8OlLWH1zE/wDP2X3s/XP7LwH/AEDw /wDAY/5HAf8ACg/h7/0Ken/98n/Gj/hQfw9/6FPT/wDvk/4139FH1zE/8/Zfew/svAf9A8P/AAGP +RwH/Cg/h7/0Ken/APfJ/wAaP+FB/D3/AKFPT/8Avk/4139ZXiHxLY+GbL7ReSEE8JEnLyH0Apxx eKk7KpK/qyZ5bl0IuUqEEl/dj/kcr/woP4e/9Cnp/wD3yf8AGj/hQfw9/wChT0//AL5P+NTR3/jH xJ+8tIYNBtCcq1wu6Uj6EH+Qp58PeMYQHi8SQyyY+5LAAufTOD/Kt/bYlaSrtP8AxP8AQ4/quBes MGmu/JFfnZlb/hQfw9/6FPT/APvk/wCNH/Cg/h7/ANCnp/8A3yf8ani8bap4euEg8TaeIYnIVb+1 G6P8R/k+1drDNHcxJLE6yxONyuhyGHqDWc8Ri4b1JW/xP/M3pYHLat1GhC63Tgk1+Bwf/Cg/h7/0 Ken/APfJ/wAaP+FB/D3/AKFPT/8Avk/4139FZ/XMT/z9l97N/wCy8B/0Dw/8Bj/kcB/woP4e/wDQ p6f/AN8n/Gj/AIUH8Pf+hT0//vk/4139FH1zE/8AP2X3sP7LwH/QPD/wGP8AkcB/woP4e/8AQp6f /wB8n/Gj/hQfw9/6FPT/APvk/wCNd/RR9cxP/P2X3sP7LwH/AEDw/wDAY/5HAf8ACg/h7/0Ken/9 8n/Gj/hQfw9/6FPT/wDvk/4139FH1zE/8/Zfew/svAf9A8P/AAGP+RwH/Cg/h7/0Ken/APfJ/wAa P+FB/D3/AKFPT/8Avk/4139FH1zE/wDP2X3sP7LwH/QPD/wGP+RwH/Cg/h7/ANCnp/8A3yf8aP8A hQfw9/6FPT/++T/jXf0dKPrmJ/5+y+9h/ZeA/wCgeH/gMf8AI4D/AIUH8Pf+hT0//vk/40f8KD+H v/Qp6f8A98n/ABq7qfjua6vn07w7ZHVLtDh5zxDH9T3/ADA+tRronjO+w9xr1vZE8+VbwhgvtnA/ ma6PbYpK86zXrJnE8LlzdqeFjL0hG33uyK3/AAoP4e/9Cnp//fJ/xo/4UH8Pf+hT0/8A75P+NTvH 430MeYJ7TXIRy0RUJJjvjAH9fpWz4Z8ZWfiTfCEezv4v9baT8Ovrj1H+cUpV8WlzKq2vKTKhhMtl LklhoxfZwjr6aWOf/wCFB/D3/oU9P/75P+NH/Cg/h7/0Ken/APfJ/wAa7+isPrmJ/wCfsvvZ1/2X gP8AoHh/4DH/ACOA/wCFB/D3/oU9P/75P+NH/Cg/h7/0Ken/APfJ/wAa7+ij65if+fsvvYf2XgP+ geH/AIDH/I4D/hQfw9/6FPT/APvk/wCNRXPwE+Hogcjwpp+cf3T/AI16JUV1/qH+lH1zE/8AP2X3 sf8AZeA/6B4f+Ax/yPzs/aH8L6V4S+IJstHsYtPtWtllMUIwCxdwT+QH5V7T+xb/AMgHUv8Ar/b/ ANFx15V+1T/yVAf9eSf+jJK9V/Yt/wCQDqX/AF/t/wCi466KsnOgpSd2fkWUQjT4yrwgrJc2i22R 7p48/wCQzZf9e7/+hLRR48/5DNl/17v/AOhLRXln7gbfj7/kTtW/693/AJV+PP7Uf/JdvE//AG7f +ksVfsN4+/5E7Vv+vd/5V+PP7Uf/ACXbxP8A9u3/AKSxV9Tw7/vcv8L/ADR7GV/xn6fqj7l/YhP2 b4A+Db88JaXtw8h9Ee4njYn2G/P4V9g18p/sC20V5+z1ocEyCSGX7Wjo3RlNzMCK+kdIvZNOlTSd QkJuFyLa4fpcxjpz/fA6jvjI4PHlY5c+Iq23Upfdd/keJiX7LF1G9pP8b2/FWt6eaNuiiivLLIbu c21rNMsTztGhYRR43OQOFGe56V5t8EvD6pHrviifSdV0LVNdujJd6dqk3meU6s2Wj+VSFYk9R0UY 4xXQ/E/Qh4q8LS6HLb3M9rfukc72k5hkjUENuDbGH3gowRggnnsdexs18KeG7SxtludQ+xWyQRqz bpptoCgknueMk8c12Qly0XGO8n+C+ffuuh5dSDqYuNSS92mm/wDt56dr6Ls9b7aI1JJUhUM7qgJC gscck4A/E8VlQz3WupHJGJbCxberpNGUmlGMKykNlByTyN3A6ZqWHSnuJzPqLR3bLN5ttGYlAt8A gYPJLcnJz9AMVp1hdQ21Z2WlV+LRduvz/wAvv7FexsbfTLSK1tYhDBGMKi9v8T3z3qxRRWbbbuzd JRSSWhl+JfDtr4p0ibT7vcqvho5oziSGQcrIh7Mp5B/pmuetPGNz4Xnh0zxbshJwkGtINtrc9vn/ AOeTnuDxzwa7Wo7i3iu4HhniSaFxtaORQysPQg9a3hVSjyTV4/ivQ462HlKftqMuWe3dNdmvye69 LpuR1lRXRg6MMhlOQR6inVxZ+H9xoTPJ4V1aTRlPP9nzp9osyfZCQU/4CwHtUZ8ZeItBYrr3hia4 hGf9O0NvtCEepiOHX8jV+wU/4Uk/LZ/c/wBGzL646WmJg4+a96P3rVf9vJHcUVzmh/ETw54il8my 1aA3I4NrMTFMD6FHw36V0dYTpzpvlmmn5nZSrUq8eelJSXdO4UUUVmbBRRRQAUUUUAFFFFABRRRQ AUUUUAFFFFABRRRQAUUUUAFFFUbzUvKnitoInnnkYoWjUMsOADuk5GBgjjOTniqScnZESkoK7Jb+ +WxgZyjzSBSVgiGZJOnCj8R7DvVKDSGurv7ZqDLcEMslvbvEu21IBHB5Jbk5bP0AxUumaSbXy7i8 lW91IR+W92YwpK7i21QPujJ/HAznFaNW5KGkfv8A8jFQdW0qit5f59/xX5hRRRWR0hRRRQAUUUUA FFFFABRRRQBBfWUOpWc1rOu+GVSjD2Pp6H3rP0G+mJl069bN/aAAuf8AlvH/AAyj64wfRgfatesz WdJa9MNzbOsOo2xLQSt9056o3qrYGfwI5AraDTXJLb8n/W//AADmqxkmqsFqt13X+a6fd1NOiqGk atHq1uzBDBcRN5c9u5+aJ+4P8wehBBq/WcouLszaE41IqUXowoooqSwrE8Mf6JHfaaeDZXDKg/6Z P86fgA23/gNbdYl3/wAS/wAU2dx0iv4jav8A9dEy8f6eaPyranqpR+f3f8C5y1vdlCp2dvk9Pzsb dcX8H/8AkQbT/r6vf/SuWu0ri/g//wAiDaf9fV7/AOlctaR/3ef+KP5SOep/v1L/AAT/ADpnQeKd TbRvDep3sYJlgtpHjUdWfadoH1OB+NTaFpi6Lomn6euCtrbxwAjvtUD+lZfjH/Sho+mjn7bqEQYf 7EWZm/A+Vj/gXvXRVEvdpRXdt/ov1Noe/iJS/lSXzer/AA5QooorA7AoopCQASTgDvQBzvji7f8A stNMtgG1DVGNpBkZ2Ag75D7Iu5vrgd60rHQrbTbKC0tvMighQIirIRwPXHU+9Z2l6ZLe+JrzW7ra 0axi109Bzsi4Z36cF2wPogroq3qWjFQXq/V/5fnc46HNOcqsuuiXkuvzevpYq/2en/PWf/v83+NH 9np/z1n/AO/zf41aorA7Cr/Z6f8APWf/AL/N/jR/Z6f89Z/+/wA3+NWqKAKv9np/z1n/AO/zf40f 2en/AD1n/wC/zf41aooAq/2en/PWf/v83+NH9np/z1n/AO/zf41aooAq/wBnp/z1n/7/ADf41Hca Na3sLQ3Mf2qFusc5Min8GyKvUUANRFjXCjAp1FFABRRRQAUUUUAFNf7hp1Nf7hoA/MX/AIKCElfh 6SlnGfKvvlsDmAcwfcOTx+NaP/BNr/kMeOf+udl/7cVn/wDBQaBrb/hX0T2cdgyxXwNtFJvWPmDg Nk5/OtD/AIJtf8hjxz/1zsv/AG4r7ur/AMiSXq//AE4exh01k8E+y/P5fkjd/aV/5H2y/wCwZD/6 E9ev/sW/8gHUv+v5v/RcdeQftK/8j7Zf9gyH/wBCevX/ANi3/kA6l/1/N/6Ljr5af+7o/nrK/wDk tMR/29+SPq4dKWkHSlrzT9tCiiigCC9vItPs57qdtkMKF3PoAM1xfg/SpPE18/ifVU3tIxFlAwys SA8Nj19PxPcYufFS5kg8Iyxx/euJUi47jOf6V1FjaJYWVvbRcRwxrGv0AwK6U/Z0rrd6fJHBJe2x HLLaKT+bvb7rE9FYXjjW9R8O+FNT1LStOj1S/toHlit5p/JiJCk5d8EhRjnarH0BryXxh8avFOne F/B+paYuixXGo6L/AGverdW8sys22MiL5ZV+yxNufN1MWij2qG5YZ5jvPcbyzgv7aS3uYlmgkG1k cZBFcV4caXwZ4nbw9NIZNNugZrF36qe6Z/P9PWu3gk86COQ7RuUN8rbhyOx7/WuN+KS/ZdO03Uky s1leI6tjoD1/ULXTQfM/ZPZ/n0ODFrkiq63j+XVHbUUUVzHeFFFFABRRRQAUUUUAFFFFABXG+O9S uby6tPDmnOUur7maQf8ALOHnP54P4DHeuyrifDI/tH4g+JLx+TbLHbJz0B6/qn610UbJub6L/hji xTclGkvtO3y3f4Kx02h6HaeHtPjtLOMJGo+ZsfM7d2Y9zWhXmGu/FfVfD3jnxJp97o0Eei6V4dl1 uGQT7rm6aOQqQQPljU4OOWJzk7elc7D8XfFtpb3mi3w0abxVNNpYs7i3spUtII74sF82IzlpDEY5 c7ZE34XGzJxg25O7OuMVBKMVZI9xrk/HHhlryEavp37jWLL96kiDmQAcqfXjp+XevNv+F0+K1s9B nNjaSQxX13Ya3eQaXcyW7vbXIhlZXWQrZpsEk2+cuuE2ZJOa9G+G3juDx1pd1P8AbtOmvoZ2E+n2 UoaawViTFFcqGJSbZgsCFwSRjjJuE3TlzIzq0o1oOEv68za8Ma7H4j0S2vkwGdcSIP4XH3h+f6Yr Vrifh+BY6z4m01CFhguxJGnoGz/RVrtqqtFQm0tv8yMNUdSkpS32fqtAooorE6QqK6/1D/Spaiuv 9Q/0oA+AP2qf+SoD/ryT/wBGSV6r+xb/AMgHUv8Ar/b/ANFx15V+1T/yVAf9eSf+jJK9V/Yt/wCQ DqX/AF/t/wCi469Kf+7o/Esr/wCS0xH/AG9+SPdPHn/IZsv+vd//AEJaKPHn/IZsv+vd/wD0JaK8 0/bTb8ff8idq3/Xu/wDKvx5/aj/5Lt4n/wC3b/0lir9hvH3/ACJ2rf8AXu/8q/Hn9qP/AJLt4n/7 dv8A0lir6nh3/e5f4X+aPYyv+M/T9Uff3/BPz/kgfh7/AHrr/wBKpa+n9Q0621W2a3u4VmiJB2t2 I6EHqCOxHIr5g/4J+f8AJA/D3+9df+lUtfUjzxx/ecD8a8XGtrF1Wv5pfmzzcVFSq1IyV02/zMYL q+iHCZ1qyHZmC3SD0BOFk/Hafc1d07XrHVJGihmAuUGXtpQUlT6ocH8elWftkP8Az0FU9Ts9M1iI R3kUU4H3Sw+ZfdWHIP0Nc3PGfxr5r/L/AIY872dSn/Cd12f6PdfO5n6lKlzrcwWWWyuLS2d0uJBm EDH3mXgkAkdxnFcd4V+G3iHSdV0+8v8AU7PUmhneQ3ytKsojMszkKrbwfMEiBsMoGwYBCiua+G9/ NrUWuappV1qcltqGofZJdJ8VMwxjMj+SdzAAo2CSmfl7kHPrI8Xrb8X2nXlpjq8cf2hD9DHk4+oF dWIw7pvki72+/wC71PPwWNjWi6k1yp6+X37bW3s9ToKKyLbxdo10wWPUrfzP+ebuFf8A75OD+laA vYCMiRSK4ZRlH4lY9iM4TV4O5PRUH2yH/noKPtkP/PQVJZPRUH2yH/noKPtkP/PQUAT0VB9sh/56 Cj7ZD/z0FAFDXfCejeJo9mq6Xa347GaIMw+jdR+Fc8fhbDYEtoWu6zoR6rFFdGeAH/rnLuGPpiuw +2Q/89BR9sh/56CuiGIq01yxlp23X3PQ4quCw9aXPOC5u60f3qz/ABOQW08faTxHf6N4giHP+lQv Zyn2ym9f0FO/4TvWdP8A+Qt4M1SEf89NNeO9T8lIf/x2ut+2Q/8APQUfbIf+egq/bxl8cE/TT8tP wMvqk4fwq0l5O0l/5MnL/wAmOXtviz4VmkWKfVU02c9YtSje1YH/ALaBRXTWWo2mpxebZ3UN3F/f gkDj8xTbiSzu4jFOIpoz1SRQwP4GuZvfh14Nv5fNbRrOCb/nrZg27/8AfUZU0v8AZ5d4/c//AJEf +2w/ln98f/kzsaK4j/hBorUf8S/xXr1hj7qG8Fwg/CVX4/GmHTfF1nza+L7K/wAdE1HTFGfq0Tr/ ACo9lTfw1F80/wBE1+IfWa8fjoP5OLX4tP8AA7qiuIj1Tx5a8yaToWqr/wBOd9JA35OjD9amXxtr Vr/yEPBWqxD+9ZTQXI/Rwf0o+rT6NP8A7eX5XuCx9L7UZL1hL87W/E7GiuTX4maTHxe2+q6Yf+nz TLhB/wB9BCv61YtviR4Vun2J4i00Sf3JLpEb8mINS8PWX2H9xax2Floqsb+qOkoqtaalZ34za3UF yPWGQN/I1ZrBprRnYpKSvF3CiiikUFFFFABTJpo7eJ5ZXWONAWZ3OAoHUk9qqXurw2lylouZ76SN 5IrZPvMFBPJ6KCeMtgZqvFpkuo4m1MbhJEqtp+4SQI24Nn7o3Hgcnpg461ooaXlojCVW7caer/Be r/TcJLi61gPHZu9lbgxsL3ar+chGT5YyccbfmIPU8cVftLG3sEdLeFIVd2kYIMbmJySfep6KTldW WiKjTSfNLV/1t2/XrcKKKKg1CiiigAooooAKKKKACiiigAooooAKKKKAMbWNIme4XUtNZYtTiXaQ 5wlwn/PN/wCjdVPsSDa0fWIdYt2dFaGaNtk1vKMSQv3Vh/I9CORxV+srVNGae4W/sZFttSjXaHI+ SVf7kgHUeh6jqO4O6kprln8n/XT8jklCVKTqU+u67+a8/wAzVorN0rW4tSeS3eNrW/hA861l+8vu D/Ep7MOPoeK0qylFxdmdEJxqR5ou6CsrxPZy3ejTG3XddwFbiAesiEMo/HGPoTWrRRGThJSXQVSC qQcH1ILK8i1CyguoG3QzxrKjeqkZH6GuS+D/APyINp/19Xv/AKVy1paHfW+j3Fzo88yRPHckWqMe XjkBkUKO+MSL9I6zfg//AMiDaf8AX1e/+lctdsoclGa6c0belpHlQqe1xdJvfkmn5Pmp3NGX/T/H 9unVNN09pSOweZwqn6hYX/76ro65rwe39oXeu6v1S7vDDCf+mUI8sfgXWQ/8CrpawraSUOyS/V/j c7MJ70HV/mbfy2X/AJKkFFFIWAJGRkDJ56Cuc7Ra4Dxx4d1vxlremtofiG30+106ST7QjwNKPMaN 1ydsihiNw+RhgcnOcY17rWLvxT5tnoLmC1+5NrBGUA6EQD+NuvzfdH+0eK3NJ0m10PT4bKziEVvE MKM5JPck9yTySepNbuHs1eXxdu3r/l/T441fbytBe537+S7+b26K+tszwLoN74Z8MWum393He3MD S/v4w+GUyMy53szZ2kZyTzW/RRWB2BRRRQAUUUUAFFFFABRRRQAUUUUAFFFFABRRRQAUUUUAFNf7 hp1Nf7hoA/MP/goDCLdPh5GtjJpoWK+H2SVy7R8wcEkAmtP/AIJtf8hjxz/1zsv/AG4rL/b/AFVY vh2FS6jURX2EvTmYcwfeOBz+Fan/AATa/wCQx45/652X/txX3lX/AJEsvV/+nD18N/yJqfovz+X5 I3f2lf8AkfbL/sGQ/wDoT16/+xb/AMgHUv8Ar+b/ANFx15B+0r/yPtl/2DIf/Qnr1/8AYt/5AOpf 9fzf+i46+Vn/ALuj+e8r/wCS0xH/AG9+SPq4dKWkHSlrzT9tCiiigDkvihZvd+ELh4/v27pNx14O D+hJro9Mvk1PTrW7jxsnjWQY7ZGcVNcW8d3byQSqHikUo6noQRgiuD8O6k/gTUn0DVZNtg7F7G8f 7uCfuk9B1/A57EV0xXtKfKt1r8jgm/YV/aS+GSs/Jrb77nbapp8er6Zd2MzMsN1C8DshAYKykHGc 881wGs/AvStV0jS9Pg1rWdKhs9LGiTvZSQ77+xAAMM2+JgAcH54wjjc21hmvSetFcx3kNpaxWFrD bQIIoIUWONB0VQMAfkK4/wCJzfbYNJ0hOZr28Xj/AGRwSf8AvoV1Wq6taaLZSXV5MsMKdSepPoB3 PtXJeE7W58T69J4nvojDAFMVhA45Cf3/ANT+Z9q6qK5f3r2X5nBipe0Sw8d5b+S6v9DuaKKK5TvC iiigAooooAKKKKACiiigArifD7f2X8Rtfs34+2xx3MZPfHUf+PH8q7auS8daJdSm01vTFzqennds HWWPuvv349zXRRau4Pqrf5HHiU0o1Iq7i7/LZ/gyxqnw/wBK1nxHd6xeiW4kutJfRprVmHkvbs5d sjGdxyRnOMdu9c3bfAzS4PD93p8utaxeX00ttLDrNw1ubu0Ntj7MI8QiPEeDgOjbtzb9+457Lw14 ms/E9gtxbPiQACWEn5o29D/jWvWMouLtLc6YTjUipQd0zkbb4Z6bb+EIPDhuryayFx9qupJGTzb5 zKZZPOIQAiRySwUKCCQMDijwb8NrDwRqmq39tf31416cJFeNGUtIvMkl8qPYikrvlkbMhdvmxuwA K66uL8Z+JHupP+Ee0cifU7rMcrKeIEP3iT2OPy/KqpwdSVkRWqxow5pfLzfYb8Oz9vv/ABHqq/6m 6u9kZPdVzg/kwrtqz9A0aLQNItrCHlYlwWxjc3c/ic1oU6slOba2Iw9N0qSjLfr6vVhRRRWR0hUV 1/qH+lS1Fdf6h/pQB8AftU/8lQH/AF5J/wCjJK9V/Yt/5AOpf9f7f+i468q/ap/5KgP+vJP/AEZJ Xqv7Fv8AyAdS/wCv9v8A0XHXpT/3dH4llf8AyWmI/wC3vyR7p48/5DNl/wBe7/8AoS0UePP+QzZf 9e7/APoS0V5p+2m34+/5E7Vv+vd/5V+PP7Uf/JdvE/8A27f+ksVfsN4+/wCRO1b/AK93/lX48/tR /wDJdvE//bt/6SxV9Tw7/vcv8L/NHsZX/Gfp+qPvn9gBmf4DeHY1OPmuix9B9qlr6ndobKCSWRkh ijUu8jnAUAZJJPavlj/gnsc/AjRfUS3I/wDJiQ/1r3z4k+NfDXh3RrrTte1iDT5NQtpIY4TIBK4Z SuVB6em48Z6mvJxVOVXHVIRTd5S29WePmFeGHlVqzkkk3u7LfuL4d+L3g3xXrU2k6V4gs7zUIjt8 pWI8zjP7skASf8BJ6V2FfKnhL4H2HwO8T6R4z8R+Jrb+yoZP3RiGCGeJsbuu4ckfICTweBnH1BpW rWWuafBf6ddQ3tlOu6KeBw6OOnBHvxVY/DUKMlLCycoNbtdeq2R83kuPxeLpyjmEI06qfwp68uln a79L+RbopksYmieMlgGBUlGKkZ9COQfevn/TfHWphrDwzdaxdW1z4Le9u/EF5M8jvNbWyEWhmZcu wmEkcp6l/JkGDzXlH0h9B0V85aD8cPHmoXMmj3EWkw6pJrdnp1vfXOkPbobe4t5ZVlNqt9KwP7sM FeVGKthkjPNReLfjl4j8JeD7260b7JcapZ3WsXdxZz2M92JLS1u2jaTzpbyJIFGV43yH5sRwkLgA H0lRXiUvxZ8WS+N7u3txo0eg2uuWWjPby2kz3T/abWKUSiUTBRseTlfLO4cZUjJ4bwT8YfH2geGP Bsmp3mnarpkp3arqz6fPcSKZb6WNFkCXLS2y7UwkphmjLDaxiC5IB9TUUUUAIKWiigAorzz4naz8 R9KvbIeCdC03WLV42Nw164Vo3zxjMqcEfWovhprfxN1TV7lPGnh/S9H05YcxSWcgZ3kyMDAlfjGe oHagD0imyfcb6GnU2TmNvoaAKNFFIc4OOvbNAC0Vyl1PqR1e2aS3jFyAfLQHgjn3rprVpmt0M6qk xHzKvQGgCTGDlTtb1FXLebzk54YcEVUqg9ne3OpSfZtTks08pSY1iR1JyeeRn9e1VFJuzdiJycVd K/pb9WjfqC6sba9TbcW8Vwv92VAw/Ws3+zdZX7usxt/10swf5MKPsmvr01TT2/39Pf8ApMK0UEtV Nfj/AJHO6kmrOk//ACX/AOSKt58N/Ct+d03h3TGf++tqit+YANVP+FWaBHzapf6e3ZrLUriLH4B8 fpWr5XiFf+XnTH/7dpF/9qGjPiBf4dMf/gUi/wBDXQqtZKyq/izjlh8LJ3nh9f8ACv0MoeAJoObX xX4gtyOge5Scf+REbP504eHfFMH+p8Xib/r90yJ//RZStCW9122jaSW10oRqMs73siAD3PlGqK69 4jvGuIrXRLMPDJ5ZmlvJBGeuduYVLYxjjjJ69atSrS1vF+vL+plKOFg7Wmn2XtF+C0ILmfxjpiIZ r7w5MrMI1aaOa23Meg++/J9KpR6748vIkceG9PSISlXAv2SSVB3UNGCmfU8+w61q21vqsMjS3WlD UJfOM0bz3iP5J7BBsAUAenPqTWh/a+qD72hSn/cuYj/Miq5kvsxb9UvyaIUHLapUiu1m3824swLD X9b0W2WFvBOpNGuSZIb+C4ZiTkklpAxJJJqY/EkRf8fHhfxLb+v/ABLvNx/37Zq2f7cvx97w9fn/ AHJbc/zlFH/CQXI+9oOpr/34P8paluMneUF8pf5tlpTpq0K0rLvD/KMTF/4W74cj/wCPl9Qsj6XO mXKY/Hy8U+L4v+DZW2/8JDZxN6TMYz/48BWv/wAJFKOujamP+2aH+T0yXX45l2zaPqLr6Nahh/M0 uSl/I/8AwJf/ACI/a4hf8vY/OnL/AOTG23j/AMMXmPI8RaVKT2W9jJ/LdWpbarZXmPs95bz56eXK rfyNc3cxeH7vP2nws82evmaTv/8AZTWVc+FvA9yf3vg0LnqY9Fdf/QUo9jSfSS+Sf+QfWq8ftQfz cf0Z6HRXmX/CEeA1+5oOpW//AFwtb+P/ANBApf8AhFfC0X/HvdeJ7H08mfUFx+eaPq8Ojl/4D/8A bB9erLdU/wDwZ/nBHplFeZf2Fpif6vxf4ug/3ppW/wDQ4jQ9u1ojND8Q9aiVRkm5tIpcfnCKPql9 pffGX6Jh/aTj8UF8pw/Vo9NorzPz9WT7nxGVv+u+jxH/ANB20f2v4gg+5440W4/676Syfylo+pv+ ZfdL/wCRD+1I9ab/APAqf/yZ6ZRXmX/CWeJ4/wDmO+EZh/tRXEZ/9DNIfHniWEjdP4RnB7JqE0Z/ WM0fUar2a/r1D+18OviTX3P8mz06ivMv+Fn63F9/TfD83/XPXgv/AKFFR/wtvUV+/oemn/rn4gtz /wChAUfUMR2X3r/MP7ZwXWT/APAZf5HptFeZr8ZJVP73QYx/1z1qxb/2qKlX412S/wCt0e8X/rne WT/+16X1DEfy/iv8xrOME/tv/wABkvzR6PRXnf8AwvDRF+/Z30f1MDf+gymgfHTw0PvLfL/277v/ AEEml9RxP/Ptlf2xgOtZL10/M7bVNHttWRPODJLGd0U8TbJIz6qw/l0PcGqH2/U9F+W+hbU7Qf8A L5aR/vVH+3EOv1TOf7ornB8c/Cu0M0t+gJwCdPmIz9QtPX44eEG63t2v1064/wDjdaLC4pLllSbX o/wMZZjl0pc8MTGMv8S19VfX8+zR2en6naarD5tncR3EYOCY2ztPoR2PsasK6uMqQwyRkHuODXmu qfEjwLqW+4W8nivwp2XMVjdRSZ7AsqAkexOK4H4R+P8AUr7xTq0K6nGj3zvJFp91C8ivNggMHUDb yBuyBn681sstqypTq2ceVXs0/wAP+GOWWfYeniKOG5ozdR2vGSdvVdPS7b6XPQbrwFaWXxPsvEWn TT3EsAlNxpyEsEZoyAUJ+VCd+drEZzkelTeFovEPhrwG+nR6DctqqtdPEfPt/LDSTSOhJ8zsHBPH Y07x5rd14XtrLTdOfyEeNmebrIxzyc+pJJJ6knNch4e8W6lot4vlTtLFI43xSksrZPJ9j7itIwxG JoqUpJ2ta/ZX/wA2c862CwGKlCnBpu92ujly3aX/AG6vQ9M0J59B0ay06LQ9RdLaJYg7SW+WIHLH 991Jyfxq9/bN5/0AdQ/7+W//AMdrgf2kNVs9I+Hgn1DxJb+GbL7WglnvtauNDtZ/lbbDLqVuDJZq zbcSjqyqmDvwfNNG/aCm0Wy0SBfEug6bpK6U09vBrU8+r32sqGmDXNldpIhubeIRo3mNGzSRsrSP DncfFlJybk92fWwhGnFQirJaH0Q2tXoBxoGoE+hktx/7Vry7TvD3jXUfGGo33iXSJbrRb7Yr2Fpf RBVRC3lqwJG9RubK7gCSSQelebeCf2kfiF418LQ6ra3fhYLY/bby+lOliVb62h+yFUgNrqlxFEzC 5b96J51+VTszlR3Xxk+O+q+APi74N8L6Zc6XJBqTxfbrG6tojceW8wjEsbvfQyBQT/yytrkAj5zG GBroo4iVBSUUtdPNenY4sVgoYyUHUk7Rd7LZ9NVbVWureZ7BHqtzFGqJ4fv0RQFVVe2AAHQAebS/ 2zef9AHUP+/lv/8AHa+Z9f8Aj1450vwRIPEPijwZ4fur/TotRg1l9NuLa2jWeB2jsEDXu5rp2Vgk wcZI4hJGD03x98QWWm+GfBM+r+L7bQlkg3Ja6n4vu/C8V7MVjwwv4ATJKg3lbZwVk3kkfJkcp6B7 l/bN5/0AdQ/7+W//AMdo/tm8/wCgDqH/AH8t/wD47XzXH+1Nr7fEHVdG0w2Oo6ZpmkLqFxaXlnCm o2ZjWKSWO42X7S+a0JmZQ1pChK5R5FHNiH9qfxJP8UPBGjGw0iDRvEscd1aC4ms7ea9t5p5ViaFr jUYpS0cKxuyxWtxvLgZjyKAPoz+2bz/oA6h/38t//jtH9s3n/QB1D/v5b/8Ax2vnXxZF4ptvjTqW vxxXg0C08Q2dk+rDxtqcUdkhtoGMbaOqfZJEkZ/L8xmyGnDEDYDWZ8Ov2oPHfxGstQgtF8MWmpR6 g0JklW3uPsKi2uZmt5ra01SeTzUNuF3ytbltzfuUKEEA+nf7ZvP+gDqH/fy3/wDjtH9s3n/QB1D/ AL+W/wD8dr50174weO8wrcaroGiXii2vP7RS1uDa29pNNpzPHLG1yFcqk8qmYleMMqx5YHIX9p7x ToWqeB9HbX/DviG9vhKNWii0+KKVT9okiBG7UlkXYwCN5VtOAykOYcjAB9Rf2zef9AHUP+/lv/8A HaUazdk/8gLUB/wO3/8AjtfPcnx28b+HtI06PxL4j8D6ReSGK4l1q70q6trCXzLeKWOwjjN27i4k Mjqj73J8s7YXPy1vfBH9oDW/iV8WPGPhfU7PTrSDSXm8u1jnslvbQJN5aCaJL+advMX5w0lta7Rg bW3A0Ae422pQXUzwqzJOn3oZFKuB6gHqueNwyDg4NWqzPESiLTJr1VJuLJGuIiCASVUkrkg8MMqf Y9jgjSByAaAFooooAKKKKACiiigAooooAKa/3DTqa/3DQB+YP7frK8Hw7KTz3SmK+xNcriRvmg+8 Mn+dav8AwTa/5DHjn/rnZf8AtxWd/wAFBLgXS/D2UXz6kGivj9qePY0nMHJXtWj/AME2v+Qx45/6 52X/ALcV95W/5EsvV/8Apz5Hr4b/AJE1O3Zfn6v836m7+0r/AMj7Zf8AYMh/9CevX/2Lf+QDqX/X 83/ouOvIP2lf+R9sv+wZD/6E9ev/ALFv/IB1L/r+b/0XHXys/wDd0fz3lf8AyWmI/wC3vyR9XDpS 0g6UteaftoUVU1bVbXQ9KvNSvpRBZWcL3E8pBOxFUsxwOTgA9K8b8XftE3sHhDVJtE8JazZeJYvs T21hrFvbEvb3Mojjugi3aKyZyvlmVJA2AwQHNAHt9UdY0Wz16ya1voFmiPIzwVPqD2Nc34+8T6/4 P+HN5qun6TFreuW1m0rRs621ujrGWaSTLsyxgg/KhkbkAZ5YcJ8SfjL4i8LWfh6axTSrRr3Sv7RU ahbSyjVboBCNNtNsqbJ3BYqT5hwOI22thptO6JlFSXLJXR2kfhPxF4d+XRNYS4tAfltb8Z2j0B5/ TFP8zx5cAR+VpVt283JP49T/ACrY1zxha+G7PR7jUYZoE1G7gsgQFIgll4QPkjAL4TIycsOMZI5j VfjRBaaXLqGm+FfEfiK3ilvElfTYIAiR2zlJZS800aFdwIVQxkbBIQgE10e3b1kk36HH9UitISkl 2TNKx+HzXd2l74h1CTWLhTlIiNsKfh3/AEHtXZABQAAABwAK8s1b472W7UotM0zU5IbG3srmbV2t oZLWNbkxmJdhuI5GZlc9BhcEnsG2Lv4tQaf4rh0e78N6/aWlxcS2ltrU8EKWk88cTSsiqZfO+7G+ HMQRtvDEEE5TqSqfEzopUYUU+Rb/AHv1Z3lFeG6p+00t14F1rWdF8Ja5DeRaEdd0sapFbrFfwZCl 123GQELKWVyjEEFQ2RXb6T8Vf7W8Rpo8fhbXf3ZiivtQVLd7ewuJIhKIZQsxkyFZMuiPGNw+frjM 2O7ooooAKKKKACiiigAorz3UfjTpeneLJdGbSNXltYbyLTJdbSKIWUd7IoaO2JaQSbm3IN4QxhnV S4OQK/wm+I2reJ/AureKfFltHodpDeXflwPbpG1tbQOyHzGS4nWRhsbLDZyDhMYZgD0qivP7X4sz 3ekT3i+BfFi3IeJbWwNpAZL1JASkiSCYwouFYkTSRsuAGVSyhqMXx3s7yz057Dwr4i1O/uRdNcaX axW32mxW3m8mcyBpwr7XOMQtIzfwhqAOk1zwDb396dR065k0nU+pmg+6577l9/8A9eapqvjuwwgf TNRUf8tJAVJ+oG2qut/GfStD8SNpbaXq13a29xbWl/q9tDGbXT5p9vkxzBpBLlt8eSkbhd6lyozi /wCEviTH4w1i6tbbQNZttPjaZLfWbiOH7HdtFJ5cgQpK0iEMDgSpHuwSucV0KtK1pJP1OOWFg5OU G4t9nb8Niu+ieMNcHl3+q2+mW5GGSyUlyPr2/Ouh8O+FdP8ADFu0dnGd7/6yeQ5d/qf6DisfVfiR Dp/itdDttD1jWDE0K319p0MckGnmU/u/NBkEhz1Plo+0fM+0c1za/tD6IBezS6LrlvYR2t3eWN/L BEItUjtj+/NviXcCo5AlWMsvK7gCamVWUly7LyKp4aFOXPq33bv/AMN8j1SiuB1n4zaNpdzcWttZ 3+s3iyWtvbW9gsRa8nnjaVIYmeRF3CNPMYuVUKQd3NVNL+Oem61qegadZ6DrcuoaqLoy27RwRtp3 2aVIrgXBeYD5Hcf6sybgCV3DGcTqPSaK8x079oHw/di6uLrT9W0vSRYT6pZardQI1vqVrCQJZIBG 7uMblIWREZgwKhhnE/w7+J2qeN/GviDTL3w/eeHbSwsbK6gt9TjRbsmZp9xYxyyRlcRoQFORlg2C CAAej1Fdf6h/pUtRXX+of6UAfAH7VP8AyVAf9eSf+jJK9V/Yt/5AOpf9f7f+i468q/ap/wCSoD/r yT/0ZJXqv7Fv/IB1L/r/AG/9Fx16U/8Ad0fiWV/8lpiP+3vyR7p48/5DNl/17v8A+hLRR48/5DNl /wBe7/8AoS0V5p+2m34+/wCRO1b/AK93/lX48/tR/wDJdvE//bt/6SxV+w3j7/kTtW/693/lX48/ tR/8l28T/wDbt/6SxV9Tw7/vcv8AC/zR7GV/xn6fqj7t/YDuxp3wT8OtMdtvcNcrvPRXF1KBn6/0 Fe6fE/4F+HvixqWnX2ryXkU9mPLBtZQokjyTsOQe56jBr5B/ZG/ab+Fvw3+Dmk+H/FviIWF/Cbjz rc2FzNgNPI6/NHEwOVYHg969kH7bXwcsDt0/4kssI6Q3GjX0ij6HyMj6Zrmr0cdSxlStQhJPmlZp Pq35Hl5jlqxzqUq9Lng3ezTtvdHr3jn4HeF/HXhyPSJ7ZrBIWDw3FmQsiMFKjOQQwweQa6bwZ4R0 /wAB+GbHQtLEgsbNWWPzn3OdzFmJPqSxNfPf/Dd3wu/6KFZ/+CK//wDjVMl/bu+GJjfy/iFZCTB2 ltC1AjPbP7quWVHMalNUpQm4p3tZ7/cclPKYUazxNOhabVrqOtux9RVQHh/S1vL+7Gm2gur+NYry cQLvuUUEKsjYy4AJABzgE+tfJ3gf9vHwnJopbxX4+0WLUzKxCafomotGI8DAOYuuc9CeMc1sWX7e Xw0dZRP48tYikjKrNol63mL2biLjPoeePxrKWXYuLa9lJ28n/kdNOnWqRjL2clfvF/j2PoXRvhv4 S8OQ28Wk+FtF0uK3dZIUs9PhhWN13bWUKowR5kmCOm9vU0an8N/CWtm2Oo+F9FvzbSSzQG60+GTy pJSTK67lO1nJO4jls85rwP8A4bu+F3/RQrP/AMEV/wD/ABqj/hu74Xf9FCs//BFf/wDxqo+o4v8A 59S/8Bf+Rt9XrfyP7mfRa+F9GSR5F0ixV3njuWYWyAtLGoWOQnHLKqqA3UAADpWYPhd4MW7066Hh HQhdadNJc2Uw02HfayyNvkkibblGZvmZlwSeTzXg/wDw3d8Lv+ihWf8A4Ir/AP8AjVH/AA3d8Lv+ ihWf/giv/wD41R9Rxf8Az6l/4C/8g+r1v5H9zPp+ivmD/hu74Xf9FCs//BFf/wDxqj/hu74Xf9FC s/8AwRX/AP8AGqPqOL/59S/8Bf8AkH1et/I/uZ9P0V8wf8N3fC7/AKKFZ/8Agiv/AP41R/w3d8Lv +ihWf/giv/8A41R9Rxf/AD6l/wCAv/IPq9b+R/cz6for5g/4bu+F3/RQrP8A8EV//wDGqP8Ahu74 Xf8ARQrP/wAEV/8A/GqPqOL/AOfUv/AX/kH1et/I/uZ9P02T7jfQ18xf8N3fC7/ooVn/AOCK/wD/ AI1SH9u34WkEf8LCs+f+oFf/APxqj6ji/wDn1L/wF/5B9XrfyP7mfSFFfNf/AA3L8K/+ig2n/gjv /wD41R/w3L8K/wDooNp/4I7/AP8AjVH1HF/8+pf+Av8AyD6vW/kf3M+kGgjeRZGjVpF6OVGR9DUl fNf/AA3L8K/+ig2n/gjv/wD41QP25fhUeD8QrQe40O//APjVH1HF/wDPqX/gL/yD6vW/kf3M+kZp kt4nllcJGoyzN0Ao0UPMkt26lPOI2K3UIOn+P4186Wv7aPwOklWXUfiFJfMhysZ0i9WNT/uiD9TW 6P29PgWAAPGxAH/UIvv/AIxR9Rxf/PqX/gL/AMg+r1v5H9zPoGivn7/hvX4F/wDQ7n/wU33/AMYq heft/fBppJYLPxaFYJlLq40u9MRbI42rFuPGew6e+aay/FydvZS+5kSo1oK/s5fcz6NllSCNpJHW ONRlmY4AHqTWZLrE1358WmW/nzxqpE1wGjgbdg8Pg7sA5+XjtkV4AP21/gNcPI+oeO31EyxpG8M2 kX3kArgkrH5GBlgDzk+9ag/b0+BYGB42wP8AsEX3/wAYrT6jiI/8upP/ALddvy/yMvq2Ln9hxXpr /kunc9uOhx3Mkj38jX6uyusE6qYoivTaMepPJyffitOvn7/hvX4F/wDQ7n/wU33/AMYo/wCG9fgX /wBDuf8AwU33/wAYqHg8ZLelL/wF/wCRrHB1IbU39zPoGivn7/hvX4F/9Duf/BTff/GKP+G9fgX/ ANDuf/BTff8Axip+o4v/AJ9S/wDAX/kX9XrfyP7mfQNFfP3/AA3r8C/+h3P/AIKb7/4xR/w3r8C/ +h3P/gpvv/jFH1HF/wDPqX/gL/yD6vW/kf3M+gaK+fv+G9fgX/0O5/8ABTff/GKP+G9fgX/0O5/8 FN9/8Yo+o4v/AJ9S/wDAX/kH1et/I/uZ9A0V8/f8N6/Av/odz/4Kb7/4xR/w3r8C/wDodz/4Kb7/ AOMUfUcX/wA+pf8AgL/yD6vW/kf3M+gaK+fv+G9fgX/0O5/8FN9/8Yo/4b1+Bf8A0O5/8FN9/wDG KPqOL/59S/8AAX/kH1et/I/uZ9A0V8/f8N6/Av8A6Hc/+Cm+/wDjFH/DevwL/wCh3P8A4Kb7/wCM UfUcX/z6l/4C/wDIPq9b+R/cz6Bor5+/4b1+Bf8A0O5/8FN9/wDGKP8AhvX4F/8AQ7n/AMFN9/8A GKPqOL/59S/8Bf8AkH1et/I/uZ9A0V8/f8N6/Av/AKHc/wDgpvv/AIxQf29vgWAf+K2J9v7Jvv8A 4xR9Rxf/AD6l/wCAv/IPq9b+R/cz6Bor5vuv+CgvwWiSfyPEdxO6IGTOm3SrIcj5QfLyMZ7jHHem P+338IZQwj8XWtvmIFWl07UHIk4yCotwMDkZDdhxVrLsY/8Al1L7mYuFVO3s5f8AgMv8rH0nTdi+ g/Kvm7/hun4Oyupf4kLEhiKukGg3ud5GNyloTjB5AIPTnNJH+2x8CvMhkm+It9cmONoyH0++VX3Z 5ZUgUE4OBxxgdxmn/Z+JW9OX/gMv8heyxL2oy+f9M+kXdIsbmVNxwMnGT6VnnxLpYaALexTefIYo zCfMBYYyCVzjGRnPTNeAW/7af7PNsLfZ4qiZrcloXk0e+doycZKs0BI6DpV+P9vH4EQoEj8aBEHR V0i+AH/kCj6jXX/Lqb/7da/Rh9Wxj+xb5N/5ef8AWh7edbeRGNvpt7OwkMe0xiL/AIF+8K5X3Gfp STz6zMs629raW7LKFjkuJmcPHzltqgYPTAz3Ppz4n/w3r8C/+h3P/gpvv/jFH/DevwL/AOh3P/gp vv8A4xR9TxK2oS+6QfU8S9+b5K36X/E9tudOv7wXKNqbW0MuAn2WJVkiHf523ZJ9cD2rH0j4ZaJ4 f0+6tdNimtBcRqjSRzMGyMEP6bsjOSP04ryr/hvX4F/9Duf/AAU33/xij/hvX4F/9Duf/BTff/GK pYfHKLgqckn2i1+hDy3mmqkqTclezabtfe19r+X6Ho/iPRE8YrDG862Ot26MptpPuyYxkr3K8ghh nGcEA5Ax9A+F15JdCTUnFrFG2QkbBmfHv0A/ziuJvP25vgFqEDw3PjBJ4nGGSTR71gfqDBWV/wAN efs1/wDQdsf/AAQXf/yPW0IZhTh7ONKVv8L/AMjkrZJGvW9tOnK/zs/U+hvE1rf3VjbjTbia3nju 7eRxCUHmRCVfMViwPGzceMHjg9jw83hnxTYXFtLps2o/vtSkleC51Bp47eESxqrEvKWYGJZD5Y3A GUnAKqK8x/4a8/Zr/wCg7Y/+CC7/APkej/hrz9mv/oO2P/ggu/8A5Hrj+o4v/n1L/wABf+R6v1et /I/uZ9O0V8xf8Nefs1/9B2x/8EF3/wDI9H/DXn7Nf/Qdsf8AwQXf/wAj0fUcX/z6l/4C/wDIPq9b +R/cz6dor5i/4a8/Zr/6Dtj/AOCC7/8Akej/AIa8/Zr/AOg7Y/8Aggu//kej6ji/+fUv/AX/AJB9 XrfyP7mfTtFfMX/DXn7Nf/Qdsf8AwQXf/wAj0f8ADXn7Nf8A0HbH/wAEF3/8j0fUcX/z6l/4C/8A IPq9b+R/cz6dor5i/wCGvP2a/wDoO2P/AIILv/5Ho/4a8/Zr/wCg7Y/+CC7/APkej6ji/wDn1L/w F/5B9XrfyP7mfTtFfMX/AA15+zX/ANB2x/8ABBd//I9H/DXn7Nf/AEHbH/wQXf8A8j0fUcX/AM+p f+Av/IPq9b+R/cz6dor5i/4a8/Zr/wCg7Y/+CC7/APkegfte/s1g/wDIesv/AAQXf/yPR9Rxf/Pq X/gL/wAg+r1v5H9zPoPVruPV45tKtiLgzZguXXJWFCMOCw6Pg4AzkbgSMddkDAAr57g/bt+A9tGq ReNBGijAVdIvgAP+/FSf8N6/Av8A6Hc/+Cm+/wDjFH1HF/8APqX/AIC/8g+r1v5H9zPoGivn7/hv X4F/9Duf/BTff/GKP+G9fgX/ANDuf/BTff8Axij6ji/+fUv/AAF/5B9XrfyP7mfQNFfP3/DevwL/ AOh3P/gpvv8A4xR/w3r8C/8Aodz/AOCm+/8AjFH1HF/8+pf+Av8AyD6vW/kf3M+gaK+fv+G9fgX/ ANDuf/BTff8Axij/AIb1+Bf/AEO5/wDBTff/ABij6ji/+fUv/AX/AJB9XrfyP7mfQNFfP3/DevwL /wCh3P8A4Kb7/wCMVW1H/goB8EbK1aWDxVPfyDpDBpd2rH8XiUfrTWAxbdvZS+5kyoVoptwf3N/o fRVUtW1S10eya5vJfKi3KgO0sWYnAUAAkknsBmvna4/bx+EV8t5EnjuHTEOwW9xHpN9NLj+Mshtw qnsOWHc+lTWv7bnwDs7q5uk8byyXVwFEkkum6g2dowAAYcKOpwoAySa0WX4mOsqUvRJ/nb/P0MXS xU9KdJrzafn03evpo7pny5/wUVtbmyu/AMN48Ul0kd6JGgTahOYOgwMD8Ksf8E2v+Qx45/652X/t xXHftx/Gfwd8YtY8MT+EdX/taKyW6E7fZpodm/ydv+sRc52N0z0rsf8AgmyM6x45/wCudl/7cV9T VjOGSNVFZ9rW+32PfVN0csVNp6d9/iN39pX/AJH2y/7BkP8A6E9P+C/x7PwgsLm2Gh/2t505m3fa /JxlVXGNjf3f1rr/AI8fDS917W7TVIZCALOOHyhHnONxznP+16dq8nHww1X+4/8A37/+vXy0alJ0 1Cb/ADP5sx+S8RUc6r5jllO3M3Z3p7Pyk/0Pfx+3iwH/ACJA/wDBt/8AaKP+G8m/6Egf+Db/AO0V 4D/wq/VP7r/9+/8A69H/AAq/VP7r/wDfv/69T/sv9XN/+M9/r2J7Z4l/bTt/Ffh3VNFvfA5NnqNr LaTbNWG7Y6lTjMBGcGvNIP2gdXv4LuTxBZxapqLRWFnbT2r/AGaKG2tbhZwGjw+6V2B3OGVfu7UX BB57/hV+qf3X/wC/f/16P+FX6p/df/v3/wDXo/2X+rh/xnv9exPbPE37bLeIvDmq6T/whot/t9pL a+d/am7ZvQrux5IzjOcZFed+Lv2h9R1qFF0rSLTT3uNBHhzUTfsbxZbUZy0K4QRSfM3J8xT8uUO0 Vy//AAq/VP7r/wDfv/69H/Cr9U/uv/37/wDr0f7L/Vw/4z3+vYnqXi39rMeJfh1P4Wg8MTWEgtY4 rTU21QTTW00W0wz4MIDsrorc9SPevP8Axp8WrTxbpfhvTX8KaVcWGlaZJpkkOtxJqKkvt3XMCsip DcZUnzCsg+bG31zf+FX6p/df/v3/APXo/wCFX6p/df8A79//AF6P9l/q4f8AGe/17E623/aEeHwz q+ktoQdtQi0yMzC7wE+yJEuduw53+Vnr8ue+KwYPi0kfxGbxW/hnSXuV1O41GO7EC/2nIs0UsZgn vSpaSNBIAgVUCrGqkNgEUP8AhV+qf3X/AO/f/wBej/hV+qf3X/79/wD16P8AZf6uH/Ge/wBexOnv Pj0bvwtZ6N/YYT7N4Vl8Mif7XndvEX7/AG7O3lfczzn7wxU7ftJajfeP9J8Tal4d0W5msViIuLe3 EGogqmGhjuwCy2zNljC6ufmYFyMY5H/hV+qf3X/79/8A16P+FX6p/df/AL9//Xo/2X+rh/xnv9ex Pfv+G8m/6Egf+Db/AO0Uf8N5N/0JA/8ABt/9orwH/hV+qf3X/wC/f/16P+FX6p/df/v3/wDXo/2X +rh/xnv9exPfv+G8m/6Egf8Ag2/+0Uf8N5N/0JA/8G3/ANorwH/hV+qf3X/79/8A16P+FX6p/df/ AL9//Xo/2X+rh/xnv9exPfv+G8m/6Egf+Db/AO0Uf8N5N/0JA/8ABt/9orwH/hV+qf3X/wC/f/16 P+FX6p/df/v3/wDXo/2X+rh/xnv9exOuvv2jL678W3NyukpF4Xu9Xg1650cT/wCkPeRBNoW5CACI tFG5QxliQfnAOBv6X+1Rb2vw81Lwje+ETe2eoC9SaVNSEbbLmSR2ABhYZUSYz3xnHavMv+FX6p/d f/v3/wDXo/4Vfqn91/8Av3/9ej/Zf6uH/Ge/17E2vEn7Qnibxl4Xt9J1+10fWUs7m3ltrG8sRJpk scSMu26tid07NvDE+aiBo4yqLg7s9/iw8Xg7TPDVt4b0F9Ns7q6uVjvdPilFqZpmkEllsVDazRhm VHBZQMHZkVV/4Vfqn91/+/f/ANej/hV+qf3X/wC/f/16P9l/q4f8Z7/XsTZ8R/F/Ttc+IY8TL4I0 FzNNa3F3Lq1nBqOoh4AqgW93LF+5DBF3Zjcg7ihRjkb3hD9pe48O/ELU/FNz4X0qee6SSPzNORbG 7ugzAg3syIVuWQKFQ+Wm0FupNcR/wq/VP7r/APfv/wCvR/wq/VP7r/8Afv8A+vR/sv8AVw/4z3+v YnoV9+1jrcXja81nQ9Lh0ew1V7eTVbR5FuJ5TCNo8mUoFiDIArbo5DgfKUPNY/hX9oW60TVrBdR0 ePVfDujxXcGkaUs4geJLgkP58uxhMVQlF2pHgE7gx5HK/wDCr9U/uv8A9+//AK9H/Cr9U/uv/wB+ /wD69H+y/wBXD/jPf69iaTfFezl+G1r4avPDFnrt7a6n/acd5rpS8tpmVTFFHPbGMCVEg2R/eViU DZBroPh/+0RF4FutGnTwjp4FjZXtrJa6UItOtna4milJjiihxGq+VtAO9iDlnJBJ43/hV+qf3X/7 9/8A16P+FX6p/df/AL9//Xo/2X+rh/xnv9exJvDPxB0XQRq1o3gfQU0y60640yF9Nsbe11Fo5Ty9 zeeSzzOoAAKiMHkuHOCO+8A/taa54c1/Vdb1/SbbXtRv7S1sz9kk+xRRrAZSpClZCS3m85bqCRgE KPO/+FX6p/df/v3/APXo/wCFX6p/df8A79//AF6P9l/q4f8AGe/17E9+/wCG8m/6Egf+Db/7RTZf 27mlQr/whIGRj/kLf/aa8D/4Vfqn91/+/f8A9ej/AIVfqn91/wDv3/8AXo/2X+rh/wAZ7/XsRvxU +IR+JnigawbD+zv3Ih8nzvN6MzZztX+96dq+hv2Lf+QDqX/X+3/ouOvntPhdqruF2uMnr5f/ANev qn9l7wRceDtJuIppDKZ5zPkpt25VRjqc/d6+9KtUpunyQZtw5kud0c6eY5nTtzKV3eG78ov9D0/x 5/yGbL/r3f8A9CWijx5/yGbL/r3f/wBCWivPP2c6XxVY/wBpeH7+13bDNCyBvQkV+Nv7UKSxfHfx THNs81HgRthO3i3iHGfpRRX1PDv+9y/wv80exlf8Z+n6o8sooor9EPqAooooAKKKKACiiigAoooo AKKKKACiiigAooooAKKKKACiiigAooooAKKKKACiiigAooooAKKKKACiiigAooooAKKKKACiiigA ooooAKKKKACiiigAooooAKKKKACiiigAooooAKKKKACiiigAooooAKKKKACiiigAooooAKKKKACi iigAooooAKKKKACiiigAooooAKKKKACiiigAooooAKKKKACvr3/gnlqV1p+ueL/syRPvWzDeYxH/ AD39AfWiivEzr/cKny/9KR5+P/3aXy/NH3XcNcXcMaSWNkyqoUZkY8D/AIDVT+zD/wBA6x/77b/4 miivy0+PD+zD/wBA6x/77b/4mj+zD/0DrH/vtv8A4miigA/sw/8AQOsf++2/+Jo/sw/9A6x/77b/ AOJoooAP7MP/AEDrH/vtv/iaP7MP/QOsf++2/wDiaKKAD+zD/wBA6x/77b/4mj+zD/0DrH/vtv8A 4miigA/sw/8AQOsf++2/+Jo/sw/9A6x/77b/AOJoooAP7MP/AEDrH/vtv/iaP7MP/QOsf++2/wDi aKKAD+zD/wBA6x/77b/4mj+zD/0DrH/vtv8A4miigA/sw/8AQOsf++2/+Jo/sw/9A6x/77b/AOJo ooAP7MP/AEDrH/vtv/iaP7MP/QOsf++2/wDiaKKAD+zD/wBA6x/77b/4mj+zD/0DrH/vtv8A4mii gA/sw/8AQOsf++2/+Jo/sw/9A6x/77b/AOJoooAP7MP/AEDrH/vtv/iaP7MP/QOsf++2/wDiaKKA D+zD/wBA6x/77b/4mj+zD/0DrH/vtv8A4miigA/sw/8AQOsf++2/+Jo/sw/9A6x/77b/AOJoooAP 7MP/AEDrH/vtv/iaP7MP/QOsf++2/wDiaKKAD+zD/wBA6x/77b/4mj+zD/0DrH/vtv8A4miigBRp pBz/AGdY/wDfbf8AxNbGm6rfaau2GzslHtI3/wATRRQBoW+m3fi69+1XrQ20cEZjVYCWJJIPOQPS iiigD//ZUEsDBBQABgAIAAAAIQDWwhrk4QAAAAoBAAAPAAAAZHJzL2Rvd25yZXYueG1sTI9BS8NA EIXvgv9hmYI3u4maNqTZlFLUUxFsBfG2zU6T0OxsyG6T9N87nuzp8XiPN9/k68m2YsDeN44UxPMI BFLpTEOVgq/D22MKwgdNRreOUMEVPayL+7tcZ8aN9InDPlSCR8hnWkEdQpdJ6csarfZz1yFxdnK9 1YFtX0nT65HHbSufomghrW6IL9S6w22N5Xl/sQreRz1unuPXYXc+ba8/h+TjexejUg+zabMCEXAK /2X4w2d0KJjp6C5kvGjZp0weWOPkBQQX0ihZgjgqWCbJAmSRy9sXil8AAAD//wMAUEsDBBQABgAI AAAAIQCqJg6+vAAAACEBAAAZAAAAZHJzL19yZWxzL2Uyb0RvYy54bWwucmVsc4SPQWrDMBBF94Xc Qcw+lp1FKMWyN6HgbUgOMEhjWcQaCUkt9e0jyCaBQJfzP/89ph///Cp+KWUXWEHXtCCIdTCOrYLr 5Xv/CSIXZINrYFKwUYZx2H30Z1qx1FFeXMyiUjgrWEqJX1JmvZDH3IRIXJs5JI+lnsnKiPqGluSh bY8yPTNgeGGKyShIk+lAXLZYzf+zwzw7TaegfzxxeaOQzld3BWKyVBR4Mg4fYddEtiCHXr48NtwB AAD//wMAUEsBAi0AFAAGAAgAAAAhALGCZ7YKAQAAEwIAABMAAAAAAAAAAAAAAAAAAAAAAFtDb250 ZW50X1R5cGVzXS54bWxQSwECLQAUAAYACAAAACEAOP0h/9YAAACUAQAACwAAAAAAAAAAAAAAAAA7 AQAAX3JlbHMvLnJlbHNQSwECLQAUAAYACAAAACEAsX4Ju/AFAAA3EwAADgAAAAAAAAAAAAAAAAA6 AgAAZHJzL2Uyb0RvYy54bWxQSwECLQAKAAAAAAAAACEA3A++Fv5NAgD+TQIAFAAAAAAAAAAAAAAA AABWCAAAZHJzL21lZGlhL2ltYWdlMS5wbmdQSwECLQAUAAYACAAAACEA1sIa5OEAAAAKAQAADwAA AAAAAAAAAAAAAACGVgIAZHJzL2Rvd25yZXYueG1sUEsBAi0AFAAGAAgAAAAhAKomDr68AAAAIQEA ABkAAAAAAAAAAAAAAAAAlFcCAGRycy9fcmVscy9lMm9Eb2MueG1sLnJlbHNQSwUGAAAAAAYABgB8 AQAAh1gCAAAA ">
                <v:group id="Group 60" style="position:absolute;left:-186;top:-517;width:57695;height:42404" coordsize="57696,42405" coordorigin="-186,-517" o:spid="_x0000_s10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O7FnwQAAANsAAAAPAAAAZHJzL2Rvd25yZXYueG1sRE/LisIw FN0P+A/hCu7GtMqIVFMRUXEhA6OCuLs0tw9sbkoT2/r3k8XALA/nvd4MphYdta6yrCCeRiCIM6sr LhTcrofPJQjnkTXWlknBmxxs0tHHGhNte/6h7uILEULYJaig9L5JpHRZSQbd1DbEgctta9AH2BZS t9iHcFPLWRQtpMGKQ0OJDe1Kyp6Xl1Fw7LHfzuN9d37mu/fj+vV9P8ek1GQ8bFcgPA3+X/znPmkF i7A+fAk/QKa/AAAA//8DAFBLAQItABQABgAIAAAAIQDb4fbL7gAAAIUBAAATAAAAAAAAAAAAAAAA AAAAAABbQ29udGVudF9UeXBlc10ueG1sUEsBAi0AFAAGAAgAAAAhAFr0LFu/AAAAFQEAAAsAAAAA AAAAAAAAAAAAHwEAAF9yZWxzLy5yZWxzUEsBAi0AFAAGAAgAAAAhALU7sWfBAAAA2wAAAA8AAAAA AAAAAAAAAAAABwIAAGRycy9kb3ducmV2LnhtbFBLBQYAAAAAAwADALcAAAD1AgAAAAA= ">
                  <v:shape id="Text Box 2" style="position:absolute;left:-186;top:-517;width:57695;height:3364;visibility:visible;mso-wrap-style:square;v-text-anchor:top" o:spid="_x0000_s1032"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O0wUwwAAANsAAAAPAAAAZHJzL2Rvd25yZXYueG1sRI/dasJA FITvhb7Dcgq9Ed1YUqPRTbBCS279eYBj9pgEs2dDdmvi27uFQi+HmfmG2eajacWdetdYVrCYRyCI S6sbrhScT1+zFQjnkTW2lknBgxzk2ctki6m2Ax/ofvSVCBB2KSqove9SKV1Zk0E3tx1x8K62N+iD 7CupexwC3LTyPYqW0mDDYaHGjvY1lbfjj1FwLYbpx3q4fPtzcoiXn9gkF/tQ6u113G1AeBr9f/iv XWgFcQK/X8IPkNkTAAD//wMAUEsBAi0AFAAGAAgAAAAhANvh9svuAAAAhQEAABMAAAAAAAAAAAAA AAAAAAAAAFtDb250ZW50X1R5cGVzXS54bWxQSwECLQAUAAYACAAAACEAWvQsW78AAAAVAQAACwAA AAAAAAAAAAAAAAAfAQAAX3JlbHMvLnJlbHNQSwECLQAUAAYACAAAACEAETtMFMMAAADbAAAADwAA AAAAAAAAAAAAAAAHAgAAZHJzL2Rvd25yZXYueG1sUEsFBgAAAAADAAMAtwAAAPcCAAAAAA== ">
                    <v:textbox>
                      <w:txbxContent>
                        <w:p w:rsidRPr="001F4931" w:rsidR="002C5D51" w:rsidRDefault="002C5D51" w14:paraId="138377E4" w14:textId="77777777">
                          <w:pPr>
                            <w:rPr>
                              <w:rFonts w:ascii="Arial" w:hAnsi="Arial" w:cs="Arial"/>
                              <w:i/>
                              <w:iCs/>
                              <w:color w:val="44546A" w:themeColor="text2"/>
                              <w:sz w:val="16"/>
                              <w:szCs w:val="16"/>
                            </w:rPr>
                          </w:pPr>
                          <w:r>
                            <w:rPr>
                              <w:rFonts w:ascii="Arial" w:hAnsi="Arial" w:cs="Arial"/>
                              <w:i/>
                              <w:iCs/>
                              <w:color w:val="44546A" w:themeColor="text2"/>
                              <w:sz w:val="16"/>
                              <w:szCs w:val="16"/>
                            </w:rPr>
                            <w:t xml:space="preserve">Screenshot No. 1: Variant Explorer dashboard</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9" style="position:absolute;left:159;top:1749;width:49701;height:40138;visibility:visible;mso-wrap-style:square" o:spid="_x0000_s1033"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0bN9wQAAANsAAAAPAAAAZHJzL2Rvd25yZXYueG1sRI9Bi8Iw EIXvC/6HMMLebFrBRatRiiJ42Mu6/oChGZtgMylNtPXfbwRhj48373vzNrvRteJBfbCeFRRZDoK4 9tpyo+Dye5wtQYSIrLH1TAqeFGC3nXxssNR+4B96nGMjEoRDiQpMjF0pZagNOQyZ74iTd/W9w5hk 30jd45DgrpXzPP+SDi2nBoMd7Q3Vt/PdpTdsbqQ9zCs3FMO10cX4XUmj1Od0rNYgIo3x//idPmkF ixW8tiQAyO0fAAAA//8DAFBLAQItABQABgAIAAAAIQDb4fbL7gAAAIUBAAATAAAAAAAAAAAAAAAA AAAAAABbQ29udGVudF9UeXBlc10ueG1sUEsBAi0AFAAGAAgAAAAhAFr0LFu/AAAAFQEAAAsAAAAA AAAAAAAAAAAAHwEAAF9yZWxzLy5yZWxzUEsBAi0AFAAGAAgAAAAhABvRs33BAAAA2wAAAA8AAAAA AAAAAAAAAAAABwIAAGRycy9kb3ducmV2LnhtbFBLBQYAAAAAAwADALcAAAD1AgAAAAA= ">
                    <v:imagedata o:title="" r:id="rId17"/>
                  </v:shape>
                </v:group>
                <v:group id="Group 11" style="position:absolute;left:826;top:39262;width:54302;height:8353" coordsize="108173,4348" coordorigin="-100482,44926" o:spid="_x0000_s10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cWeBwgAAANsAAAAPAAAAZHJzL2Rvd25yZXYueG1sRE9Na8JA EL0X/A/LCL01mygtEl1DECs9SKFGEG9DdkyC2dmQ3Sbx33cLhd7m8T5nk02mFQP1rrGsIIliEMSl 1Q1XCs7F+8sKhPPIGlvLpOBBDrLt7GmDqbYjf9Fw8pUIIexSVFB736VSurImgy6yHXHgbrY36APs K6l7HEO4aeUijt+kwYZDQ40d7Woq76dvo+Aw4pgvk/1wvN92j2vx+nk5JqTU83zK1yA8Tf5f/Of+ 0GF+Ar+/hAPk9gcAAP//AwBQSwECLQAUAAYACAAAACEA2+H2y+4AAACFAQAAEwAAAAAAAAAAAAAA AAAAAAAAW0NvbnRlbnRfVHlwZXNdLnhtbFBLAQItABQABgAIAAAAIQBa9CxbvwAAABUBAAALAAAA AAAAAAAAAAAAAB8BAABfcmVscy8ucmVsc1BLAQItABQABgAIAAAAIQCCcWeBwgAAANsAAAAPAAAA AAAAAAAAAAAAAAcCAABkcnMvZG93bnJldi54bWxQSwUGAAAAAAMAAwC3AAAA9gIAAAAA ">
                  <v:line id="Straight Connector 13" style="position:absolute;visibility:visible;mso-wrap-style:square" o:spid="_x0000_s1035" strokecolor="red" strokeweight="3pt" o:connectortype="straight" from="-90540,44926" to="-37837,464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tJyVwgAAANsAAAAPAAAAZHJzL2Rvd25yZXYueG1sRE/fa8Iw EH4X9j+EG+xlzNQJsnVGmYKgOJnW+n40t6asuZQm1vrfm8HAt/v4ft503ttadNT6yrGC0TABQVw4 XXGpID+uXt5A+ICssXZMCq7kYT57GEwx1e7CB+qyUIoYwj5FBSaEJpXSF4Ys+qFriCP341qLIcK2 lLrFSwy3tXxNkom0WHFsMNjQ0lDxm52tgu3qe7HuJvtsd5L5+2ZU9M/4ZZR6euw/P0AE6sNd/O9e 6zh/DH+/xAPk7AYAAP//AwBQSwECLQAUAAYACAAAACEA2+H2y+4AAACFAQAAEwAAAAAAAAAAAAAA AAAAAAAAW0NvbnRlbnRfVHlwZXNdLnhtbFBLAQItABQABgAIAAAAIQBa9CxbvwAAABUBAAALAAAA AAAAAAAAAAAAAB8BAABfcmVscy8ucmVsc1BLAQItABQABgAIAAAAIQDQtJyVwgAAANsAAAAPAAAA AAAAAAAAAAAAAAcCAABkcnMvZG93bnJldi54bWxQSwUGAAAAAAMAAwC3AAAA9gIAAAAA ">
                    <v:stroke joinstyle="miter"/>
                  </v:line>
                  <v:shape id="Text Box 2" style="position:absolute;left:-83363;top:46471;width:91053;height:2803;visibility:visible;mso-wrap-style:square;v-text-anchor:top" o:spid="_x0000_s1036" filled="f" strokecolor="red" strokeweight="3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EO1NwgAAANsAAAAPAAAAZHJzL2Rvd25yZXYueG1sRE9NS8NA EL0X/A/LFLy1m4iIpN2WUhSM4KGth3obspNsaHY2ZMc0/ntXKHibx/uc9XbynRppiG1gA/kyA0Vc BdtyY+Dz9Lp4BhUF2WIXmAz8UITt5m62xsKGKx9oPEqjUgjHAg04kb7QOlaOPMZl6IkTV4fBoyQ4 NNoOeE3hvtMPWfakPbacGhz2tHdUXY7f3kBduvfzWPbnry6XS52/fMSSxZj7+bRbgRKa5F98c7/Z NP8R/n5JB+jNLwAAAP//AwBQSwECLQAUAAYACAAAACEA2+H2y+4AAACFAQAAEwAAAAAAAAAAAAAA AAAAAAAAW0NvbnRlbnRfVHlwZXNdLnhtbFBLAQItABQABgAIAAAAIQBa9CxbvwAAABUBAAALAAAA AAAAAAAAAAAAAB8BAABfcmVscy8ucmVsc1BLAQItABQABgAIAAAAIQAZEO1NwgAAANsAAAAPAAAA AAAAAAAAAAAAAAcCAABkcnMvZG93bnJldi54bWxQSwUGAAAAAAMAAwC3AAAA9gIAAAAA ">
                    <v:textbox>
                      <w:txbxContent>
                        <w:p w:rsidRPr="001E3BD2" w:rsidR="0005664C" w:rsidP="0005664C" w:rsidRDefault="0005664C" w14:paraId="4BBB5295" w14:textId="77777777">
                          <w:pPr>
                            <w:rPr>
                              <w:rFonts w:ascii="Arial" w:hAnsi="Arial" w:cs="Arial"/>
                              <w:spacing w:val="-2"/>
                              <w:sz w:val="20"/>
                              <w:szCs w:val="20"/>
                            </w:rPr>
                          </w:pPr>
                          <w:r>
                            <w:rPr>
                              <w:rFonts w:ascii="Arial" w:hAnsi="Arial" w:cs="Arial"/>
                              <w:color w:val="FF0000"/>
                              <w:spacing w:val="-2"/>
                              <w:sz w:val="20"/>
                              <w:szCs w:val="20"/>
                            </w:rPr>
                            <w:t xml:space="preserve">Click the + symbol multiple times until the + symbol disappears. This reveals all the paths that the 499 different revenue transactions traveled during the month.</w:t>
                          </w:r>
                        </w:p>
                      </w:txbxContent>
                    </v:textbox>
                  </v:shape>
                  <v:oval id="Oval 12" style="position:absolute;left:-91351;top:35795;width:1630;height:19892;rotation:-5903541fd;visibility:visible;mso-wrap-style:square;v-text-anchor:middle" o:spid="_x0000_s1037" filled="f" strokecolor="red" strokeweight="3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I6tzwgAAANsAAAAPAAAAZHJzL2Rvd25yZXYueG1sRE/fa8Iw EH4X9j+EG/im6RRkVKNIYW4IOnRDX4/mbIvNpSbRdv/9Igi+3cf382aLztTiRs5XlhW8DRMQxLnV FRcKfn8+Bu8gfEDWWFsmBX/kYTF/6c0w1bblHd32oRAxhH2KCsoQmlRKn5dk0A9tQxy5k3UGQ4Su kNphG8NNLUdJMpEGK44NJTaUlZSf91ej4PtisvVRu2y1s4dLe1gdPzfbsVL91245BRGoC0/xw/2l 4/wR3H+JB8j5PwAAAP//AwBQSwECLQAUAAYACAAAACEA2+H2y+4AAACFAQAAEwAAAAAAAAAAAAAA AAAAAAAAW0NvbnRlbnRfVHlwZXNdLnhtbFBLAQItABQABgAIAAAAIQBa9CxbvwAAABUBAAALAAAA AAAAAAAAAAAAAB8BAABfcmVscy8ucmVsc1BLAQItABQABgAIAAAAIQAwI6tzwgAAANsAAAAPAAAA AAAAAAAAAAAAAAcCAABkcnMvZG93bnJldi54bWxQSwUGAAAAAAMAAwC3AAAA9gIAAAAA ">
                    <v:stroke joinstyle="miter"/>
                  </v:oval>
                </v:group>
              </v:group>
            </w:pict>
          </mc:Fallback>
        </mc:AlternateContent>
      </w:r>
      <w:r>
        <w:rPr>
          <w:rFonts w:ascii="Arial" w:hAnsi="Arial" w:cs="Arial"/>
        </w:rPr>
        <w:t xml:space="preserve">The number in the middle of each line in the dashboard indicates how many transactions traveled that particular part of the path. For example, the area outlined in yellow shows that of the 499 digital sales orders created, the sales manager approved credit for 295 transactions and denied credit for 117 transactions. </w:t>
      </w:r>
    </w:p>
    <w:p w:rsidRPr="006E3F62" w:rsidR="00831D1E" w:rsidP="00235E5A" w:rsidRDefault="00831D1E" w14:paraId="163D0E70" w14:textId="7D83982B">
      <w:pPr>
        <w:spacing w:after="120" w:line="280" w:lineRule="atLeast"/>
        <w:rPr>
          <w:rFonts w:ascii="Arial" w:hAnsi="Arial" w:cs="Arial"/>
          <w:b/>
        </w:rPr>
      </w:pPr>
    </w:p>
    <w:p w:rsidRPr="006E3F62" w:rsidR="00E90239" w:rsidP="00235E5A" w:rsidRDefault="00E90239" w14:paraId="79BD33A7" w14:textId="22B7848D">
      <w:pPr>
        <w:spacing w:after="120" w:line="280" w:lineRule="atLeast"/>
        <w:rPr>
          <w:rFonts w:ascii="Arial" w:hAnsi="Arial" w:cs="Arial"/>
          <w:b/>
        </w:rPr>
      </w:pPr>
      <w:r>
        <w:rPr>
          <w:rFonts w:ascii="Arial" w:hAnsi="Arial" w:cs="Arial"/>
          <w:b/>
        </w:rPr>
        <w:br w:type="page"/>
      </w:r>
    </w:p>
    <w:p w:rsidRPr="006E3F62" w:rsidR="00105F03" w:rsidP="00235E5A" w:rsidRDefault="5F0289F1" w14:paraId="07E14379" w14:textId="0C2B2619">
      <w:pPr>
        <w:spacing w:after="120" w:line="280" w:lineRule="atLeast"/>
        <w:rPr>
          <w:rFonts w:ascii="Arial" w:hAnsi="Arial" w:cs="Arial"/>
          <w:b/>
        </w:rPr>
      </w:pPr>
      <w:r>
        <w:rPr>
          <w:rFonts w:ascii="Arial" w:hAnsi="Arial" w:cs="Arial"/>
          <w:b/>
          <w:bCs/>
        </w:rPr>
        <w:lastRenderedPageBreak/>
        <w:t xml:space="preserve">Were Orders Processed for Customers Who Were Denied Credit?</w:t>
      </w:r>
    </w:p>
    <w:p w:rsidRPr="006E3F62" w:rsidR="00EB76E1" w:rsidP="00235E5A" w:rsidRDefault="00EB76E1" w14:paraId="67E62A08" w14:textId="22B0850B">
      <w:pPr>
        <w:spacing w:after="120" w:line="280" w:lineRule="atLeast"/>
        <w:rPr>
          <w:rFonts w:ascii="Arial" w:hAnsi="Arial" w:cs="Arial"/>
        </w:rPr>
      </w:pPr>
      <w:r>
        <w:rPr>
          <w:rFonts w:ascii="Arial" w:hAnsi="Arial" w:cs="Arial"/>
        </w:rPr>
        <w:t xml:space="preserve">You want to use the Variant Explorer to better understand BWF’s increase in uncollectible accounts receivable. In particular, you are interested in knowing whether BWF is processing any orders on account for customers who were denied credit by the sales manager. Follow the steps below to investigate.</w:t>
      </w:r>
    </w:p>
    <w:p w:rsidRPr="006E3F62" w:rsidR="00EB76E1" w:rsidP="00235E5A" w:rsidRDefault="00EB76E1" w14:paraId="03E77423" w14:textId="3D667305">
      <w:pPr>
        <w:spacing w:after="120" w:line="280" w:lineRule="atLeast"/>
        <w:rPr>
          <w:rFonts w:ascii="Arial" w:hAnsi="Arial" w:cs="Arial"/>
          <w:b/>
          <w:i/>
        </w:rPr>
      </w:pPr>
      <w:r>
        <w:rPr>
          <w:rFonts w:ascii="Arial" w:hAnsi="Arial" w:cs="Arial"/>
          <w:b/>
          <w:i/>
        </w:rPr>
        <w:t xml:space="preserve">Step 2 </w:t>
      </w:r>
      <w:r>
        <w:rPr>
          <w:rFonts w:ascii="Arial" w:hAnsi="Arial" w:cs="Arial"/>
          <w:i/>
        </w:rPr>
        <w:t xml:space="preserve">(see Screenshot No. 2)</w:t>
      </w:r>
      <w:r>
        <w:rPr>
          <w:rFonts w:ascii="Arial" w:hAnsi="Arial" w:cs="Arial"/>
          <w:b/>
          <w:i/>
        </w:rPr>
        <w:t>:</w:t>
      </w:r>
    </w:p>
    <w:p w:rsidRPr="006E3F62" w:rsidR="00EB76E1" w:rsidP="00235E5A" w:rsidRDefault="00605199" w14:paraId="615F2686" w14:textId="162D00D9">
      <w:pPr>
        <w:pStyle w:val="ListParagraph"/>
        <w:numPr>
          <w:ilvl w:val="0"/>
          <w:numId w:val="19"/>
        </w:numPr>
        <w:spacing w:after="120" w:line="280" w:lineRule="atLeast"/>
        <w:rPr>
          <w:rFonts w:ascii="Arial" w:hAnsi="Arial" w:cs="Arial"/>
          <w:b/>
          <w:i/>
        </w:rPr>
      </w:pPr>
      <w:r>
        <w:rPr>
          <w:rFonts w:ascii="Arial" w:hAnsi="Arial" w:cs="Arial"/>
        </w:rPr>
        <w:t xml:space="preserve">Ensure you have completed Step 1 from the previous page.</w:t>
      </w:r>
    </w:p>
    <w:p w:rsidRPr="006E3F62" w:rsidR="00EB76E1" w:rsidP="00235E5A" w:rsidRDefault="00EB76E1" w14:paraId="1A55CB48" w14:textId="47AC1485">
      <w:pPr>
        <w:pStyle w:val="ListParagraph"/>
        <w:numPr>
          <w:ilvl w:val="0"/>
          <w:numId w:val="19"/>
        </w:numPr>
        <w:spacing w:after="120" w:line="280" w:lineRule="atLeast"/>
        <w:rPr>
          <w:rFonts w:ascii="Arial" w:hAnsi="Arial" w:cs="Arial"/>
          <w:b/>
          <w:i/>
        </w:rPr>
      </w:pPr>
      <w:del w:author="Claude" w:date="2026-09-04T22:00:00Z" w:id="600000005">
        <w:r>
          <w:rPr>
            <w:rFonts w:ascii="Arial" w:hAnsi="Arial" w:cs="Arial"/>
          </w:rPr>
          <w:delText xml:space="preserve">Click on the Credit Denied event in the main part of the dashboard. A pop-up box will appear. In the pop-up box, click to select cases With. Now click Keep selections. </w:delText>
        </w:r>
      </w:del>
      <w:ins w:author="Claude" w:date="2026-09-04T22:00:00Z" w:id="600000006">
        <w:r>
          <w:rPr>
            <w:rFonts w:ascii="Arial" w:hAnsi="Arial" w:cs="Arial"/>
          </w:rPr>
          <w:t xml:space="preserve">Click on the Credit Denied activity box in the main part of the dashboard. This immediately filters the dashboard to only the cases that include a Credit Denied event (a filter chip appears in the bar under the tabs). </w:t>
        </w:r>
      </w:ins>
    </w:p>
    <w:p w:rsidRPr="006E3F62" w:rsidR="00F20923" w:rsidP="00235E5A" w:rsidRDefault="00F20923" w14:paraId="68645282" w14:textId="2F33F4FD">
      <w:pPr>
        <w:pStyle w:val="ListParagraph"/>
        <w:numPr>
          <w:ilvl w:val="0"/>
          <w:numId w:val="19"/>
        </w:numPr>
        <w:spacing w:after="120" w:line="280" w:lineRule="atLeast"/>
        <w:rPr>
          <w:rFonts w:ascii="Arial" w:hAnsi="Arial" w:cs="Arial"/>
          <w:b/>
          <w:i/>
        </w:rPr>
      </w:pPr>
      <w:r>
        <w:rPr>
          <w:rFonts w:ascii="Arial" w:hAnsi="Arial" w:cs="Arial"/>
        </w:rPr>
        <w:t xml:space="preserve">The main dashboard now displays the most common path taken by the 117 transactions for which credit was denied by the sales manager. </w:t>
      </w:r>
    </w:p>
    <w:p w:rsidRPr="006E3F62" w:rsidR="00F20923" w:rsidP="00235E5A" w:rsidRDefault="00172D2E" w14:paraId="6BBE3EC2" w14:textId="2F9C0DA8">
      <w:pPr>
        <w:pStyle w:val="ListParagraph"/>
        <w:numPr>
          <w:ilvl w:val="0"/>
          <w:numId w:val="19"/>
        </w:numPr>
        <w:spacing w:after="120" w:line="280" w:lineRule="atLeast"/>
        <w:rPr>
          <w:rFonts w:ascii="Arial" w:hAnsi="Arial" w:cs="Arial"/>
          <w:b/>
          <w:i/>
        </w:rPr>
      </w:pPr>
      <w:r>
        <w:rPr>
          <w:rFonts w:ascii="Arial" w:hAnsi="Arial" w:cs="Arial"/>
          <w:noProof/>
        </w:rPr>
        <mc:AlternateContent>
          <mc:Choice Requires="wpg">
            <w:drawing>
              <wp:anchor distT="0" distB="0" distL="114300" distR="114300" simplePos="0" relativeHeight="251658241" behindDoc="0" locked="0" layoutInCell="1" allowOverlap="1" wp14:anchorId="4BBB8170" wp14:editId="4DED9F7D">
                <wp:simplePos x="0" y="0"/>
                <wp:positionH relativeFrom="column">
                  <wp:posOffset>114112</wp:posOffset>
                </wp:positionH>
                <wp:positionV relativeFrom="paragraph">
                  <wp:posOffset>1448240</wp:posOffset>
                </wp:positionV>
                <wp:extent cx="2247334" cy="1135267"/>
                <wp:effectExtent l="19050" t="19050" r="19685" b="27305"/>
                <wp:wrapNone/>
                <wp:docPr id="17" name="Group 17"/>
                <wp:cNvGraphicFramePr/>
                <a:graphic xmlns:a="http://schemas.openxmlformats.org/drawingml/2006/main">
                  <a:graphicData uri="http://schemas.microsoft.com/office/word/2010/wordprocessingGroup">
                    <wpg:wgp>
                      <wpg:cNvGrpSpPr/>
                      <wpg:grpSpPr>
                        <a:xfrm>
                          <a:off x="0" y="0"/>
                          <a:ext cx="2247334" cy="1135267"/>
                          <a:chOff x="-551251" y="-2705899"/>
                          <a:chExt cx="3422648" cy="2799798"/>
                        </a:xfrm>
                      </wpg:grpSpPr>
                      <wps:wsp>
                        <wps:cNvPr id="18" name="Oval 18"/>
                        <wps:cNvSpPr/>
                        <wps:spPr>
                          <a:xfrm>
                            <a:off x="1815450" y="-2705899"/>
                            <a:ext cx="1055947" cy="563774"/>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Connector 19"/>
                        <wps:cNvCnPr>
                          <a:stCxn id="18" idx="4"/>
                          <a:endCxn id="20" idx="0"/>
                        </wps:cNvCnPr>
                        <wps:spPr>
                          <a:xfrm flipH="1">
                            <a:off x="278774" y="-2142125"/>
                            <a:ext cx="2064649" cy="731892"/>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20" name="Text Box 2"/>
                        <wps:cNvSpPr txBox="1">
                          <a:spLocks noChangeArrowheads="1"/>
                        </wps:cNvSpPr>
                        <wps:spPr bwMode="auto">
                          <a:xfrm>
                            <a:off x="-551251" y="-1410233"/>
                            <a:ext cx="1660048" cy="1504132"/>
                          </a:xfrm>
                          <a:prstGeom prst="rect">
                            <a:avLst/>
                          </a:prstGeom>
                          <a:noFill/>
                          <a:ln w="38100">
                            <a:solidFill>
                              <a:srgbClr val="FF0000"/>
                            </a:solidFill>
                            <a:miter lim="800000"/>
                            <a:headEnd/>
                            <a:tailEnd/>
                          </a:ln>
                        </wps:spPr>
                        <wps:txbx>
                          <w:txbxContent>
                            <w:p w:rsidRPr="00172D2E" w:rsidR="00EB76E1" w:rsidP="00EB76E1" w:rsidRDefault="00EB76E1" w14:paraId="2AC81855" w14:textId="77777777">
                              <w:pPr>
                                <w:rPr>
                                  <w:rFonts w:ascii="Arial" w:hAnsi="Arial" w:cs="Arial"/>
                                  <w:sz w:val="20"/>
                                  <w:szCs w:val="20"/>
                                </w:rPr>
                              </w:pPr>
                              <w:r>
                                <w:rPr>
                                  <w:rFonts w:ascii="Arial" w:hAnsi="Arial" w:cs="Arial"/>
                                  <w:color w:val="FF0000"/>
                                  <w:sz w:val="20"/>
                                  <w:szCs w:val="20"/>
                                </w:rPr>
                                <w:t>Click on the “Credit Denied” event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17" style="position:absolute;left:0;text-align:left;margin-left:9pt;margin-top:114.05pt;width:176.95pt;height:89.4pt;z-index:251658241;mso-width-relative:margin;mso-height-relative:margin" coordsize="34226,27997" coordorigin="-5512,-27058" o:spid="_x0000_s1038" w14:anchorId="4BBB81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b/ALMgQAADYMAAAOAAAAZHJzL2Uyb0RvYy54bWy8Vk1v4zYQvRfofyB0TyzJkmULURaud50W SDdBk2LPtERZQilSJZlI2V/fGVJybMdIg21hH2R+DGc4j28eefWpbzh5ZkrXUmRecOl7hIlcFrXY Zt6fj+uLuUe0oaKgXAqWeS9Me5+uf/7pqmtTFspK8oIpAk6ETrs28ypj2nQy0XnFGqovZcsETJZS NdRAV20nhaIdeG/4JPT92aSTqmiVzJnWMPrZTXrX1n9ZstzclaVmhvDMg70Z+1X2u8Hv5PqKpltF 26rOh23QH9hFQ2sBQXeuPlNDyZOq37hq6lxJLUtzmctmIsuyzpnNAbIJ/KNsbpR8am0u27TbtjuY ANojnH7Ybf71+Ua1D+29AiS6dgtY2B7m0peqwX/YJektZC87yFhvSA6DYRgl02nkkRzmgmAah7PE gZpXgDyuu4jjIIwDj4DFRZj48XyxGE2+DG6mURjOIuAKugmTxSJZzNFmMu5icrC3rgW26FdA9H8D 5KGiLbM46xQAuVekLiAb2I6gDZD27plyAl0LkTXZAaZTDdidQCuYB3EUA+XeZD1CF/hxvIgSl3M8 myZJdJAyTVulzQ2TDcFG5jHO61bjRmlKn2+1cQCNVjgs5LrmHMZpygXpMm86D3zfrtCS1wXO4qRW 282KKwKJZd567cNviL1nBuBzAWeAaLssbcu8cOYC/MFKQApZ4CJg0bKdW5rnTJjATVW0YC5avB9s XGFPmgtwiJ5L2OXO9+BgtHRORt8OgcEelzJb87vFQ+rvLd6tsJGlMLvFTS2kOpUZh6yGyM5+BMlB gyhtZPECPFLSKY5u83UNh3hLtbmnCiQGmAGyae7gU3IJJyWHlkcqqb6fGkd7IDrMeqQDyco8/fcT Vcwj/DcBJbAIogg1znaiOAmho/ZnNvsz4qlZSTh9KEzYnW2iveFjs1Sy+QbqusSoMEVFDrEzLzdq 7KyMk1LQ55wtl9YMdK2l5lY8tDk6R1SRoY/9N6ragckGauCrHMvuDZudLa4UcvlkZFlbqr/iOuAN EoCidQ4tWIxa8GAUrbeVISspBFwvUpHAyhnuA8RjJZwcaLPqxU5HbJXY8gaKimKcwhOyU676Dlxg Z19bSAnV/+sI6aDJYTJH2XAiE0QhCC0yE4KM+uzPolkEu0dhTabBfBG+LzK8Fu8qzDll5QOlf1oz PlD259YM039QM1BYBk6fidzIQnfRPSJtfpE9sSQZ6Ih3HTE9DI/k0+2tzP/SRMhVRcWWLZWSXcVo ASLkstxb6pJAJpNN97ss4D6lUNNWGI5eGAcvhSAK/HA6PaRzMJv5/vhOCGI/Cqb/wmcFNWpjnePG pGlTG3jP8rrJvDledMMLE8H5IgpbmobW3LVPX7Cm3/RWOGzuiOTRZfL/3gOjrJsjUf+g/NqHGTxO 7Q0+PKTx9bvft4x+fe5f/wMAAP//AwBQSwMEFAAGAAgAAAAhAPWmTAzhAAAACgEAAA8AAABkcnMv ZG93bnJldi54bWxMj0FLw0AUhO+C/2F5gje72VRrGrMppainUrAVxNtr8pqEZt+G7DZJ/73rSY/D DDPfZKvJtGKg3jWWNahZBIK4sGXDlYbPw9tDAsJ55BJby6ThSg5W+e1NhmlpR/6gYe8rEUrYpaih 9r5LpXRFTQbdzHbEwTvZ3qAPsq9k2eMYyk0r4yhaSIMNh4UaO9rUVJz3F6PhfcRxPVevw/Z82ly/ D0+7r60ire/vpvULCE+T/wvDL35AhzwwHe2FSyfaoJNwxWuI40SBCIH5s1qCOGp4jBZLkHkm/1/I fwAAAP//AwBQSwECLQAUAAYACAAAACEAtoM4kv4AAADhAQAAEwAAAAAAAAAAAAAAAAAAAAAAW0Nv bnRlbnRfVHlwZXNdLnhtbFBLAQItABQABgAIAAAAIQA4/SH/1gAAAJQBAAALAAAAAAAAAAAAAAAA AC8BAABfcmVscy8ucmVsc1BLAQItABQABgAIAAAAIQBnb/ALMgQAADYMAAAOAAAAAAAAAAAAAAAA AC4CAABkcnMvZTJvRG9jLnhtbFBLAQItABQABgAIAAAAIQD1pkwM4QAAAAoBAAAPAAAAAAAAAAAA AAAAAIwGAABkcnMvZG93bnJldi54bWxQSwUGAAAAAAQABADzAAAAmgcAAAAA ">
                <v:oval id="Oval 18" style="position:absolute;left:18154;top:-27058;width:10559;height:5637;visibility:visible;mso-wrap-style:square;v-text-anchor:middle" o:spid="_x0000_s1039" filled="f" strokecolor="red" strokeweight="3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1OTwwAAANsAAAAPAAAAZHJzL2Rvd25yZXYueG1sRI/NbgIx DITvlXiHyEjcShaQqrIlIKBCtL3xc+jRStzNlo2z2qSwvH19qNSbrRnPfF6s+tCoK3WpjmxgMi5A Edvoaq4MnE+7x2dQKSM7bCKTgTslWC0HDwssXbzxga7HXCkJ4VSiAZ9zW2qdrKeAaRxbYtG+Yhcw y9pV2nV4k/DQ6GlRPOmANUuDx5a2nuzl+BMMuE+7f50fpu/+ezb7sHmCWG/QmNGwX7+AytTnf/Pf 9ZsTfIGVX2QAvfwFAAD//wMAUEsBAi0AFAAGAAgAAAAhANvh9svuAAAAhQEAABMAAAAAAAAAAAAA AAAAAAAAAFtDb250ZW50X1R5cGVzXS54bWxQSwECLQAUAAYACAAAACEAWvQsW78AAAAVAQAACwAA AAAAAAAAAAAAAAAfAQAAX3JlbHMvLnJlbHNQSwECLQAUAAYACAAAACEAuv9Tk8MAAADbAAAADwAA AAAAAAAAAAAAAAAHAgAAZHJzL2Rvd25yZXYueG1sUEsFBgAAAAADAAMAtwAAAPcCAAAAAA== ">
                  <v:stroke joinstyle="miter"/>
                </v:oval>
                <v:line id="Straight Connector 19" style="position:absolute;flip:x;visibility:visible;mso-wrap-style:square" o:spid="_x0000_s1040" strokecolor="red" strokeweight="3pt" o:connectortype="straight" from="2787,-21421" to="23434,-141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p0obxAAAANsAAAAPAAAAZHJzL2Rvd25yZXYueG1sRI9PawIx EMXvBb9DGMFbzVqk6GoUESqC7cE/eB4342ZxM1mSuLv99k2h0NsM773fvFmue1uLlnyoHCuYjDMQ xIXTFZcKLueP1xmIEJE11o5JwTcFWK8GL0vMtev4SO0pliJBOOSowMTY5FKGwpDFMHYNcdLuzluM afWl1B67BLe1fMuyd2mx4nTBYENbQ8Xj9LSJ0vtbZw6H5mvn99fjtJ1lt+unUqNhv1mAiNTHf/Nf eq9T/Tn8/pIGkKsfAAAA//8DAFBLAQItABQABgAIAAAAIQDb4fbL7gAAAIUBAAATAAAAAAAAAAAA AAAAAAAAAABbQ29udGVudF9UeXBlc10ueG1sUEsBAi0AFAAGAAgAAAAhAFr0LFu/AAAAFQEAAAsA AAAAAAAAAAAAAAAAHwEAAF9yZWxzLy5yZWxzUEsBAi0AFAAGAAgAAAAhALKnShvEAAAA2wAAAA8A AAAAAAAAAAAAAAAABwIAAGRycy9kb3ducmV2LnhtbFBLBQYAAAAAAwADALcAAAD4AgAAAAA= ">
                  <v:stroke joinstyle="miter"/>
                </v:line>
                <v:shape id="Text Box 2" style="position:absolute;left:-5512;top:-14102;width:16599;height:15040;visibility:visible;mso-wrap-style:square;v-text-anchor:top" o:spid="_x0000_s1041" filled="f" strokecolor="red" strokeweight="3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RyHzwQAAANsAAAAPAAAAZHJzL2Rvd25yZXYueG1sRE89a8Mw EN0L/Q/iCt0a2RlKcaKEElKoCxmaZnC3wzpbJtbJWFfH+ffREOj4eN/r7ex7NdEYu8AG8kUGirgO tuPWwOnn4+UNVBRki31gMnClCNvN48MaCxsu/E3TUVqVQjgWaMCJDIXWsXbkMS7CQJy4JoweJcGx 1XbESwr3vV5m2av22HFqcDjQzlF9Pv55A03pvqqpHKrfPpdzk+8PsWQx5vlpfl+BEprlX3x3f1oD y7Q+fUk/QG9uAAAA//8DAFBLAQItABQABgAIAAAAIQDb4fbL7gAAAIUBAAATAAAAAAAAAAAAAAAA AAAAAABbQ29udGVudF9UeXBlc10ueG1sUEsBAi0AFAAGAAgAAAAhAFr0LFu/AAAAFQEAAAsAAAAA AAAAAAAAAAAAHwEAAF9yZWxzLy5yZWxzUEsBAi0AFAAGAAgAAAAhAKhHIfPBAAAA2wAAAA8AAAAA AAAAAAAAAAAABwIAAGRycy9kb3ducmV2LnhtbFBLBQYAAAAAAwADALcAAAD1AgAAAAA= ">
                  <v:textbox>
                    <w:txbxContent>
                      <w:p w:rsidRPr="00172D2E" w:rsidR="00EB76E1" w:rsidP="00EB76E1" w:rsidRDefault="00EB76E1" w14:paraId="2AC81855" w14:textId="77777777">
                        <w:pPr>
                          <w:rPr>
                            <w:rFonts w:ascii="Arial" w:hAnsi="Arial" w:cs="Arial"/>
                            <w:sz w:val="20"/>
                            <w:szCs w:val="20"/>
                          </w:rPr>
                        </w:pPr>
                        <w:r>
                          <w:rPr>
                            <w:rFonts w:ascii="Arial" w:hAnsi="Arial" w:cs="Arial"/>
                            <w:color w:val="FF0000"/>
                            <w:sz w:val="20"/>
                            <w:szCs w:val="20"/>
                          </w:rPr>
                          <w:t>Click on the “Credit Denied” event</w:t>
                        </w:r>
                      </w:p>
                    </w:txbxContent>
                  </v:textbox>
                </v:shape>
              </v:group>
            </w:pict>
          </mc:Fallback>
        </mc:AlternateContent>
      </w:r>
      <w:r>
        <w:rPr>
          <w:rFonts w:ascii="Arial" w:hAnsi="Arial" w:cs="Arial"/>
        </w:rPr>
        <w:t xml:space="preserve">Proceed to Step 3 on the next page. </w:t>
      </w:r>
    </w:p>
    <w:p w:rsidRPr="006E3F62" w:rsidR="009C3C9F" w:rsidP="00235E5A" w:rsidRDefault="00892ACB" w14:paraId="47A99A4A" w14:textId="4363582D">
      <w:pPr>
        <w:pStyle w:val="ListParagraph"/>
        <w:spacing w:after="120" w:line="280" w:lineRule="atLeast"/>
        <w:rPr>
          <w:rFonts w:ascii="Arial" w:hAnsi="Arial" w:cs="Arial"/>
          <w:b/>
          <w:i/>
        </w:rPr>
      </w:pPr>
      <w:r>
        <w:rPr>
          <w:rFonts w:ascii="Arial" w:hAnsi="Arial" w:cs="Arial"/>
          <w:b/>
          <w:i/>
          <w:noProof/>
        </w:rPr>
        <mc:AlternateContent>
          <mc:Choice Requires="wpg">
            <w:drawing>
              <wp:anchor distT="0" distB="0" distL="114300" distR="114300" simplePos="0" relativeHeight="251658242" behindDoc="0" locked="0" layoutInCell="1" allowOverlap="1" wp14:anchorId="553A8FE3" wp14:editId="60DEE62D">
                <wp:simplePos x="0" y="0"/>
                <wp:positionH relativeFrom="column">
                  <wp:posOffset>0</wp:posOffset>
                </wp:positionH>
                <wp:positionV relativeFrom="paragraph">
                  <wp:posOffset>57150</wp:posOffset>
                </wp:positionV>
                <wp:extent cx="6013450" cy="4915586"/>
                <wp:effectExtent l="0" t="0" r="25400" b="18415"/>
                <wp:wrapNone/>
                <wp:docPr id="196" name="Group 196"/>
                <wp:cNvGraphicFramePr/>
                <a:graphic xmlns:a="http://schemas.openxmlformats.org/drawingml/2006/main">
                  <a:graphicData uri="http://schemas.microsoft.com/office/word/2010/wordprocessingGroup">
                    <wpg:wgp>
                      <wpg:cNvGrpSpPr/>
                      <wpg:grpSpPr>
                        <a:xfrm>
                          <a:off x="0" y="0"/>
                          <a:ext cx="6013450" cy="4915586"/>
                          <a:chOff x="0" y="-88900"/>
                          <a:chExt cx="6013450" cy="4915586"/>
                        </a:xfrm>
                      </wpg:grpSpPr>
                      <pic:pic xmlns:pic="http://schemas.openxmlformats.org/drawingml/2006/picture">
                        <pic:nvPicPr>
                          <pic:cNvPr id="62" name="Picture 6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69850" y="144831"/>
                            <a:ext cx="5943600" cy="4681855"/>
                          </a:xfrm>
                          <a:prstGeom prst="rect">
                            <a:avLst/>
                          </a:prstGeom>
                          <a:ln w="12700">
                            <a:solidFill>
                              <a:schemeClr val="tx1"/>
                            </a:solidFill>
                          </a:ln>
                        </pic:spPr>
                      </pic:pic>
                      <wps:wsp>
                        <wps:cNvPr id="195" name="Text Box 2"/>
                        <wps:cNvSpPr txBox="1">
                          <a:spLocks noChangeArrowheads="1"/>
                        </wps:cNvSpPr>
                        <wps:spPr bwMode="auto">
                          <a:xfrm>
                            <a:off x="0" y="-88900"/>
                            <a:ext cx="5769610" cy="210798"/>
                          </a:xfrm>
                          <a:prstGeom prst="rect">
                            <a:avLst/>
                          </a:prstGeom>
                          <a:solidFill>
                            <a:srgbClr val="FFFFFF"/>
                          </a:solidFill>
                          <a:ln w="12700">
                            <a:noFill/>
                            <a:miter lim="800000"/>
                            <a:headEnd/>
                            <a:tailEnd/>
                          </a:ln>
                        </wps:spPr>
                        <wps:txbx>
                          <w:txbxContent>
                            <w:p w:rsidRPr="001F4931" w:rsidR="009C3C9F" w:rsidP="009C3C9F" w:rsidRDefault="009C3C9F" w14:paraId="5090E006" w14:textId="4F941FF4">
                              <w:pPr>
                                <w:rPr>
                                  <w:rFonts w:ascii="Arial" w:hAnsi="Arial" w:cs="Arial"/>
                                  <w:i/>
                                  <w:iCs/>
                                  <w:color w:val="44546A" w:themeColor="text2"/>
                                  <w:sz w:val="16"/>
                                  <w:szCs w:val="16"/>
                                </w:rPr>
                              </w:pPr>
                              <w:r>
                                <w:rPr>
                                  <w:rFonts w:ascii="Arial" w:hAnsi="Arial" w:cs="Arial"/>
                                  <w:i/>
                                  <w:iCs/>
                                  <w:color w:val="44546A" w:themeColor="text2"/>
                                  <w:sz w:val="16"/>
                                  <w:szCs w:val="16"/>
                                </w:rPr>
                                <w:t xml:space="preserve">Screenshot No. 2: Drill down into Credit Denied in Variant Explorer dashboard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196" style="position:absolute;left:0;text-align:left;margin-left:0;margin-top:4.5pt;width:473.5pt;height:387.05pt;z-index:251658242;mso-width-relative:margin;mso-height-relative:margin" coordsize="60134,49155" coordorigin=",-889" o:spid="_x0000_s1042" w14:anchorId="553A8FE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VdSPfXAMAAN8HAAAOAAAAZHJzL2Uyb0RvYy54bWykVe1u2zgQ/H9A34HQ /0SWYzuyEKdokyYo0PaCa/sANEVZRCWSR9KWc09/s5T8mQDt9QxE4ZLL3dnZIXnzdts2bCOdV0Yv kuxylDCphSmVXi2S798eLvKE+cB1yRuj5SJ5lj55e/vmj5vOFnJsatOU0jEE0b7o7CKpQ7BFmnpR y5b7S2OlxmJlXMsDTLdKS8c7RG+bdDwazdLOuNI6I6T3mL3vF5PbGL+qpAh/VpWXgTWLBNhC/Lr4 XdI3vb3hxcpxWysxwOC/gaLlSiPpPtQ9D5ytnXoRqlXCGW+qcClMm5qqUkLGGlBNNjqr5tGZtY21 rIpuZfc0gdoznn47rPiyeXT2q31yYKKzK3ARLaplW7mW/gMl20bKnveUyW1gApOzUXY1mYJZgbXJ PJtO81lPqqjB/GHfRZ7PRwPfov7wk+3pLnt6gskqUeBvIAKjF0T8XDDYFdZOJkOQ9pditNz9WNsL 9MzyoJaqUeE56g/dIVB686TEk+sNcPrkmCrBzjhhmrfQPZYpK8MMiKYt5NXv4VTTJyN+eKbNXc31 Sr7zFtLFgSLv9NQ9micJl42yD6ppqFk0HkqDzM9k8go7vQTvjVi3Uof+TDnZoEqjfa2sT5grZLuU KMd9LCMgXvjgZBA1JayQ+C+AJaBHCxHlARiV4KGyV3Q1m+ckIOgnm0zyqyHDTmDT+eRqBuH0Apvl WT6dRlJ2CgF7zodHaVpGA6AEGLSFF3zzyQ+wdi403WjWIdf4GlHJ9qZR5Y6+ePHIu8axDceVEbZ9 B068UGajh7b0NcViUSIdIdxjftcBWC968J+O6teaWwmUFPYgq2w+3enqG/H03mxZ1NXgRseZhS2m SUGxRnumL+dMV0teAl9f4dHWPh1VxpbdZ1NCvnwdTAz06p1wfLb3fbuezWfZ0LdxNrqe5/+vbadt cqvlvkkP8TdEP3E7b7U21GcolRetCnh4GtUuknxEP9rPC+Lkgy7jOHDV9ONdx4mkvuM0CtvlNh7z Ce2lmaUpn8GaM5AhSse7iEFt3D8J6/DGLBL/95rT3dN81GB+DsHDLURjMr0ew3DHK8vjFa4FQkGT CeuHdyE+ZARbm3foUKWi3A9IIFIyIMg4iq9IPKbDi0fP1LEdvQ7v8u2/AAAA//8DAFBLAwQKAAAA AAAAACEAThgyqSPRAQAj0QEAFAAAAGRycy9tZWRpYS9pbWFnZTEucG5n/9j/4AAQSkZJRgABAQEA kACQAAD/2wBDAAMCAgMCAgMDAwMEAwMEBQgFBQQEBQoHBwYIDAoMDAsKCwsNDhIQDQ4RDgsLEBYQ ERMUFRUVDA8XGBYUGBIUFRT/2wBDAQMEBAUEBQkFBQkUDQsNFBQUFBQUFBQUFBQUFBQUFBQUFBQU FBQUFBQUFBQUFBQUFBQUFBQUFBQUFBQUFBQUFBT/wAARCAMlA/4DASIAAhEBAxEB/8QAHwAAAQUB AQEBAQEAAAAAAAAAAAECAwQFBgcICQoL/8QAtRAAAgEDAwIEAwUFBAQAAAF9AQIDAAQRBRIhMUEG E1FhByJxFDKBkaEII0KxwRVS0fAkM2JyggkKFhcYGRolJicoKSo0NTY3ODk6Q0RFRkdISUpTVFVW V1hZWmNkZWZnaGlqc3R1dnd4eXqDhIWGh4iJipKTlJWWl5iZmqKjpKWmp6ipqrKztLW2t7i5usLD xMXGx8jJytLT1NXW19jZ2uHi4+Tl5ufo6erx8vP09fb3+Pn6/8QAHwEAAwEBAQEBAQEBAQAAAAAA AAECAwQFBgcICQoL/8QAtREAAgECBAQDBAcFBAQAAQJ3AAECAxEEBSExBhJBUQdhcRMiMoEIFEKR obHBCSMzUvAVYnLRChYkNOEl8RcYGRomJygpKjU2Nzg5OkNERUZHSElKU1RVVldYWVpjZGVmZ2hp anN0dXZ3eHl6goOEhYaHiImKkpOUlZaXmJmaoqOkpaanqKmqsrO0tba3uLm6wsPExcbHyMnK0tPU 1dbX2Nna4uPk5ebn6Onq8vP09fb3+Pn6/9oADAMBAAIRAxEAPwD9U6KKKACiiigAooooAKKKKACi iigAooooAKKKKACiiigAooooAKKKKACiiigAooooAKKKKACiiigAooooAKKKKACiiigAooooAKKK KACiiigAooooAKKKKACiiigAooooAKKKKACiiigAooooAKKKKACiiigAooooAKKKKACiiigAoooo AKKKKACiiigAooooAKKKKACiiigAooooAKKKKACiiigAooooAKKKKACiiigAooooAKKKKACiiigA ooooAKKKKACiiigAooooAKKKKACiiigAooooAKKKKACiiigAooooAKKKKACiiigAooooAKKKKACi iigAooooAK4n4sf8gC1/6+l/9Aau2rifix/yALX/AK+l/wDQGoA7aiiigAr55/aM/bw+En7MGrro ni3V7u68RtCtx/Y2kWpnnWNs7WYkrGmcdGcHGDjBzX0NXw9/wVg8Wv8ACr9m671bw3HZaR4i8Uar b6Fe6rDAq3sto0EzSIJQN3KxKh5+6zDvQBxVx/wWm8BwTQXI+Gni7+wZpWiTUZDApfaMkKu7aWGV yu/jP5+i+Iv+CmHgzxB+yx48+KXw8ie41vw29panQ/EEPluk9zKqRl1jf5kx5hyr8+U3TFZXh/44 +G/gt+zx8OvgnofhqP4m/FuXw1bQnwRp9ukyW1w8CvI9+SSkMYeTLljkg5wAdw+RP2mf2P739j39 hxxq19b3/i3xf4ssDrBsVP2a1iigvHit4yRlgGYsWwuTgYwoJAP1N/Zd+NMn7Q3wF8IfECfTV0m6 1i2Zp7NGLIkscjxSbCedhaMlc84IzXodp4j0q/1m/wBIttTs7nVbBI5LuxiuEae2WTd5bSIDuQNs baSBnacdK+dv2DNc03wx+wj8PNYvpI9P0vT9Enu7uZj8kcccszSSE/QMxr5Y/wCCSuu21xF+0N8Y /E8+wT3cdxdajOSzRRqLi5uCTyTw8ZP+6KAP0P8Ah98WvDnxQ1HxdaeHbtr4+F9XfQ9QmCYjF2ka PJGjfxbPMCk9mDDtmvlL4z/8Fb/g/wDCnxhf+G9Nsda8a3dhK0Fzd6SkS2iyLwyrI7gvg5BKqV44 JrzDwj8StR8Ff8EvPix8UbRv7K1fxxreranA/lhHRr2/FrlSozuC7irHoQOwFezf8Ez/ANnjQfh/ +yp4U1bVPD2mzeI/EqvrNzeT2sckxilb/R13kZCiFY225wGZj1JoA9z/AGZf2g9K/ae+EmnePdH0 q+0azu5prf7JqG0urxvtYgqSGXI4PHfgV6rVDQ9C0zw3pyWGj6daaVYIzulrYwLDErMxdyFUAAsz MxPcknvXF/Hn4jXHwt+HcuuW11penStf2Nh/aOuMVsbFbi6iga4nwyZRBIWxuXJAG5c5AB6HUV3M 1vazSrE87RozCKP7zkDOB7mvjHS/2gbfRPi54R0rwH8RdZ/aH8Q6i1yniHSNCmtJrSCz8ssl0hTy 7a0Mc/loA0mWSZgxdhGR0XxA/wCCl/wc8DeGLe5TUn1PxVcXD2I8KRSwpd2tyrtGyXUpfyYEV1wZ C5XHzLuXmgDV+E/7ZUnj3w5qPiK4+HXj99KvbtZtAitfClw8s1ibeE7nkUtEW877Rhg4BQIcevfQ fGjxlrUG/R/gv4rQMu5ZtevdO0+If7w+0ySr/wB+6+f9S+KHxW+JXg/SIPE+haFoHw/1zWbLR7fx HpU+q2DRmdSkbJAkkUlxatI0cIkd4UkLq/ltHgn1Xwz8Db7Sb7TbvwZ8TrzUtX8JLNo8+n+JLMT6 arvHG+37JbG2WFxG67XG75JQSJMg0AcB8SP2uPjP8LPiT4ak8RfB22tfhbMFl1rX9IvJtVNhbNwb lp0jjiiRCdzBgx2IxyoKmvsWGZLiJJYnWSN1DK6HIYHoQe4r558c6z8cbf4eeJDceEvAGs6QdKuQ YrfV76ynaLyWyPJks3AOP4Cw9MjrXbfsqyJL+zL8J2jna5U+FdMxK/Vv9Fj6/wAqAPU6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4n4sf8gC1/6+l/8AQGrtq4n4 sf8AIAtf+vpf/QGoA7aiiigAr8s/+Cyvh74heIPEHwz0y11Gzv8AwlrF59j0rQbeHZdHU+FLu5+8 GEqquCAOcj+I/qZX5lf8FJf2gPBUf7SHwK0aCS/8R6n4G8QHV9a0nRrcyzA7raSKBc4VpG8o/KDk A84yBQBrfs5/tG+Gv2KPDWk+C/it8DdZ+DV1cOlrc+LbeA6hY6nMqjdNLcrlySediGUKDxgdPoz9 sC80L42fsMfEnVfDmqWeuaLceH59TtL+0YTRSC3PnEqfXMLKe4IPcYr53+KXjn9qT9tnQNQ8E+E/ hHF8LPh9rMPlXes+NAFupISORsdcpuzx5cTMMAh1619Rfssfsqad+zj+z8fhrcapJ4mW9M82pzXC 4hkknQJIkcZJ2xYAGM8/MTy2KAPjjwv8TNT1T/glz8MPh54U8q/8b/EOefwZp9tJKFKIbuYXEjDr sSEYLdF8xSfQ+Ffs/wDjvUfB3/BPPx14H8PrG3jjx94+/wCETsLcMolkWW2tRNjPVdu5CeimZT3r 6M/4Jp/sZ+Ovhj8UPEHib4jWN1YWXhSS70nwxZXi/K0kz4uLyHPRGRFUMPviRufl52v2Xv8Agmv4 o+Fv7R03jbxrrulan4R0TU7/AFTw7o1nNLJi5n2qtw6MoWNgiR5wSd0UfOFBoAof8FPvDut/CP8A Yl8E+BPD8Gkx+DrWbT9HvpGLrdSSxR7ofKQDaFZoXd2Y5JI45JqXS/8AglX4x8W+GNKtvH/7Qfie 9e0tYoINM09H+x2aIgVI4w8pBCgAZCrmvSf+ComlDxD8Pvg9o7Ihi1D4l6Ras7jO3fHcL93vwT1r 7QoA8q/Zi+BZ/Zw+Duk+Az4ju/FX2CWeQaleR+WzCSVnChNzbQoYDrzgnjOKqftAfB68+KL6Ddww +GdYttIFyX0HxlYvd6ZO8qoFnZFYfvIwrqpYMAJn4BwR6d4j8R6Z4Q8P6jrmtXsOm6Rp1vJd3d5c NtjhiRSzux9AATX5t/GLUvij/wAFMdI1J/Aelap4R+CugQXlzaXc7mK78WXqRsIoo4iyqU3qFG47 V3MWYsAigG3c3l5aeAZrHXfjX8P/AIG3814bG/8AAHhzQotIhjljbfLFcXEcxuTE8KMRNEYgySIy thhXOeHv2QdC/Yk8efE/48W2swXXhjwlH5+g6V4g03el7HcRxOI4bovlZd0ht0lVGIZgWDfMpzv+ ClPinw9438LeGb8aZJPF8MfGdtoPiaFBE8ksclpFOGBUk7DteMb9vzhhiuk8R2H/AA8T/ae8d+BX 8TS+G/hvpvhjRrl7bT4IZLy4clblUd2LrFIj3MqPs4+RFIbbmgD6a8Ix+G/2iP2cLBLf4malqem+ K9XXUNB1maKFb2wnhuvttvZ7XVlka3e1KnzASwjbJwRWB8EfjF8K/hpp2o6rqXxB1vSn1u4d76Lx y43X19Cxt31COfaVdZo4YtohkMAjSMRpHgivgb9hfxNb2/x78Q/AWTxndaV4Vk1e+XQtVe4bz1ZC 8MsdsNwiiuLqDKfaCrOi+YsWxptw/UFf2Zhpml2um+Hvih8QvDFhaRJBbW1jqsE6QxqAFRftNvKd oAAAPYUAZWjftA/BT7V4zu4vi/4av49bf7ZJYXGs26+SEtI4XWJSwYgrCGI55LGrn7D0V3D+yH8J UvVZZx4etjh+uwrlP/HdtfOn7c/hbx18LP2fvFF7c/F7xbqvh2UtpV3b67p2jXDXcc9rIIxA0VtH IN1w0MTnhlQyuoO1SfuDwNc6he+CvD9xq0P2bVJdPt5LuHy/L8uYxqXXbgbcNkYxxQB85/Ej/gov 8OvhZ461rwnrXh7xd/amk3DW0zW9natG5HIZCbgEqQQQSAcEcV7v8I/ipovxq+H+l+MPD4uE0zUA 5SO7VVmjZXKMrhWYAgqehNfnh/wVM+Fx0H4laD43toSLXXLX7LcsBwLiHoT7sjL/AN8GvTP+CU/x G/tDwf4s8Ezy5k065TUbZD/zzlG1wPoyA/8AA6APvSvmj4x/t/8Aw4+CfxA1DwfrGm+ItR1OwEZn k0u2gkhVnQOFy86HIDDPHevo3VdSg0bTLzULpxHbWsLzyuxwFRVJJ/IV+DfjTXtR+Mvxb1XU41a4 1HxFqzNBHjktLJiNPwBUfhQB+2XwU+MOlfHbwFa+LtE07U9N0u6lkjhTVoo45XCNtLAI7jbkEA57 Hiu8rz7wnbeF/wBnz4T+HdG1XWdO0HStJsorQ3Wo3SW8bOFG47nIBLNk/jXDan+3Z8CdIvjaT/EG 0klDbd1rZXVxHn/fjiZce+aAPeqK5T4f/Fbwf8VdPkvfCPiPTtfgjx5v2KcM8RPQOn3kJ9GArotS 1Kz0bT7i/wBQuoLGxtozLPc3MgjiiQDJZmJAUAdSaALNFcJpfx5+Get6jbafp3xF8J39/cyCKC1t dctpJZXJwFVVcliT2FYnjj9qj4U/DnxTF4b1/wAZ2drrjyLCbGCKW5eN2IAWTykYRk5HD460AeHf 8FAP2qfGfwDbw3ongzydPvNWhluJdWnt1mMaowUJGrgpnnJLA8Y9ak/YA/ao8Y/H6PxJovjJIb+9 0iOKePV4IFhMquWXZIqAJu+XIKgZGeOM17j8eNL+EPibQ7LSfizdeHIbGZmks113UI7J9wADNDIX RwcEAlD3Gad8BtH+EnhvQbzSvhNceHZtPhdXuxoWoJevvIO0zSB3YnAON5PAOKAPUKKx/FHjHQfB OmnUPEOtafoViDj7TqV0lvHn03OQM+1eO6n+3Z8CdIvjaT/EG0klDbd1rZXVxHn/AH44mXHvmgD3 qiuU+H/xW8H/ABV0+S98I+I9O1+CPHm/YpwzxE9A6feQn0YCui1LUrPRtPuL/ULqCxsbaMyz3NzI I4okAyWZiQFAHUmgCzRXCaX8efhnreo22n6d8RfCd/f3MgigtbXXLaSWVycBVVXJYk9hWX8TP2mv hf8AB6++w+LfGVhpl+AC1lGJLm4QHoWiiV3UH1IFAHp9FcN8Mvjj4D+MlrLP4M8T2Ou+SA0sELFJ 4geheJwrqD6lRW34t8f+GPANvbz+J/EekeHILhikMurX0VqsrAZIUyMASB2FAGtf6ha6XaS3V7cw 2drEN0k88gREHqWPAp9tcw3lvFcW8qTwSoJI5Y2DK6kZBBHBBHOa/CT43/ETXPH3xD8Qy6n4lv8A xDYx6nciya5vnuIki81tnlZYgLtxjbxiv2K+EXxn+H2seFvCOh2Hjrw1fa0+nW0KabbavbyXLSCF coIw5YsMHIxng0AerUUUUAfN3xr/AG8/AHwI8f3fhDX9H8SXmpW0Ucry6bbW7wkOu4YLzoc4PPFc J/w9W+E3/QveM/8AwCtP/kqvkj/go7/ydPrv/Xlaf+ihXf8A7MP/AAT/APD/AMe/g7pXjO/8V6lp VzeTXEbWttbxui+XKyAgnnkLmgD6Q8G/8FLfhj448WaP4esNC8WxXuqXcVnDJcWdqsau7BQWIuSQ MnnAP0r60r4t8C/8ExvDPgXxnofiK38a6tcz6Vew3qQy2sQWQxuGCkg5wcV9T+Kvix4I8C38dj4l 8ZeH/D17JGJUttV1SC2kZMkBgruCRkEZ9qAOrornfCXxG8J+Pxc/8Ix4o0bxH9m2+f8A2RqEV15W c7d3lsducHGfQ1d8S+LND8F6W2p+IdZ0/QtNVgjXmp3SW8IY9AXcgZPYZoA1aK4zw98afh74u1WH S9C8d+Gda1ObJjstP1i3nmfAydqI5JwATwKd4k+MvgDwdqsmma/458N6HqUahns9S1e3t5lBGQSj uCAR04oA7GiuSu/i34IsvBx8WS+LtE/4RjcUGrpfxPaswJBVZFYqzZBG0EnIxivPNA/ba+CHiXWB pll8QtPS6LbQbyGe1iJ9pZY1Q/8AfVAHuFfnn+3j+1X8Uvgx8brfQPBvij+x9IbSLe6Nv/Z9rPmR nlDNuliZuQq8ZxxX6FRyJNGskbq8bgMrKcgg9CDX5Of8FQv+Tk7X/sAWv/o2agD7c/YT+LHir4y/ BA+IPGGq/wBsav8A2nPb/aPs8UH7tQm0bYlVeMnnGa+ia+SP+CYv/Jtbf9hm6/klfV9/qFrpVlNe XtzDZ2kCl5bi4kCRxqOpZjwB7mgCxRXhWv8A7cfwM8NXzWl58QrGWVTgtYW1xeR/99wxuv613Pw5 +O3w++LeV8I+LdM1udV3tawzbbhV/vGFsOB7laAO8oorh9Z+Onw28O6pc6bq3xB8K6ZqNs/lz2d5 rVtDNE391kZwVPsRQB3FFcD41+Pfw8+Hvhay8R694v0u00W+XfZ3UU/2gXa+sKx7mkHugNbPw6+J Hhz4seFLXxL4U1Earol0zrFdCGSLcUYqw2yKrDBBHIoA6WiuH+JHxu8B/CKFH8YeKtO0J5F3x288 u6eRc4ysS5dh7hTXHeDv2zPgt471KOw0jx/p32uRgkcd/HNZb2PAVTOiAkk8AHmgD2mikBBGRyK4 /wASfGXwB4O1WTTNf8c+G9D1KNQz2epavb28ygjIJR3BAI6cUAdjRXEa18b/AIf+H/Ba+Lr3xloo 8NO5jj1OC9SaGZwSCkZQt5jAg/KuTweOKk+Fnxi8IfGrQZ9a8GawNZ02Gc20k4t5oNsgAJXbKit0 Yc4xzQB2dFFFABRRRQAUUUUAFFFFABRRRQAUUUUAFFFFABRRRQAUUUUAFFFFABRRRQAUUUUAFFFF ABRRRQAUUUUAFFFFABRRRQAUUUUAFFFFABRRRQAUUUUAFFFFABRRRQAUUUUAFFFFABRRRQAUUUUA FFFFABRRRQAVxPxY/wCQBa/9fS/+gNXbVxPxY/5AFr/19L/6A1AHbVy/xAvPFsGkIngi10K91xpR ui1+8lt4Uhw2XHlRuzNu2jbgDBPzDAB6ivN/ix4Y1KG+0jx54ZsRf+KfDiSobFW2vqeny7Tc2anI XexjikjLcCWFASqs5oA5yz079oq9/wCPvXvhlpHtb6NqF7j/AL6uoaztS+CnxS8Q69pWuap4+8Dt rOlPJJY3tv4AYy2rOmxyjyag5BKfKSO1ez+FvFGmeNPD9lrejXS3mm3kfmRShSp9CrKwDIykFWVg GUgggEEVq0AeOf8ACu/jP/0WPSc/9iYmP/SqlHgf44W4zD8WPCs59LzwPIw/8c1FK9iooA8Zn0X9 oK3GYPF3w4vz/dl8M39tn8Rfyfyqvaz/ALR9rK32my+F2px9hFd6jaN+OY5a9uooA+ffGdn8T/GF tpkPi34L+CfFkGl6hDqtmLPxjKWhuoiTHKiTWEYDLk4+fHJB4Nef/Fv9v3XPgDqVtB8Q/gb4n0i1 u4pp7W40zVLLUTLHCqtO5WN/kVN4yzcYIJx0H2FXhf7XfwS8KfFX4V67quvJfQajoGianJZX+m30 trKkclswnhYxkb4pFRVdGBDAYxQB+eX7U3/BTDRf2j/Afin4d23habwnot5pa3lvqHiC9uIppp0/ fJF5NsrhxKuwRh2Ee5ldmAArubT4/wD7WXjn9njwje/C/wCA2m+GvDFnDBJpl/pNwJpPIhG1PJtH mDlCAR8yybgcjnDVz/wJ+FHwyj/YR+IfxtPwt0XxHrMNgINPtNViNyITa2sFvNOQT8u65FzcNtIO wquRjjY+E3xc1fQP+Cc958VPAPj3xd4f1rwXbQ6Fc6BdT22oaa1yskEQkRLmGR40ZJ0fajqFOVAw OQDyX9mfwX8T/HHwF/aE+H8Xw28Tav8AEXxrf2LX2sa/bRW9lbbJjK73ElzIjCb5pnGxXYMVbjiu v+DPh7wx/wAE3vDPxW1bxN8XPC+p/FDVvDz6bo2heGZpL2S1u8Oy+dhBsIkEXLBQAG9RXHfEP9uv wL8VvgdD8P8AVvGXxksLm6vje6tqz/YL17wMoVrYhZYMQAjcI12jOcg8Y9o+IPw3+C37EH7IPg/4 jeH/AIY6T8WtY8SPaeRrPjW1Dn/SIHuEme3YMEUKoURptOSMsSCSAflHa6hdWV/FfW1zNb3sUgmj uYpCsiSA5DhhyGB5yOc1+2v7FP8AwUZ8GeM/gTpp+LfjvRdB8babO+nXB1CcQyX8aKhjuSvqwbDE YBdHIABxX5I/G/49X3xy1a3urrwp4O8IW0H3LTwnoEFgp7EvIoMkn0Zyo7AV99fsCfss+B/Bnibx p428Qz+CviF4E8Ovbzw+LtSW4iFoBai4MsMLqYSVZ0V97bkMZx1GQD7Z+OPi3w58d/hDoWh+F7nT /Etn411q006xuigliIhullu5VVh1igt7hw3GGRQDllz9DV8wfsufFUftT/ELxZ8U7Swa38C6GW8N eEGnXa9x8wkv7zaQCvmkWqLnlViYcFnB+n6APnr9u/4Xf8LP/Zy8QpBF5upaKBq9rhctmLPmAfWM uPyr86/2CfiN/wAK7/aV8N+bL5djrO/SbjLYX97/AKsn/toqfma/ZO7tIr+0mtp0EsEyNHIjdGUj BB/A1+Ffxi8F3nwM+OWv6JbloZtE1TzbKTGP3YYSQsP+AlKAP1R/b3+Ix+Hn7NXiTyZfLvtZ2aTB g4P70/vCP+2Yevgn/gnX8Lv+FhftD2Gp3EXmad4ahbU5SwyPN+7CPruO7/gFdZ/wUK+PMHxU0r4X afp8wa1l0dNduUHaadQqqfdQr/8AfVfSP/BMn4Xf8If8ELnxRcw7L7xNdmVCwwRbRZSMfQt5jfiK AND9sb9kXxD+07498IS6fqtloejaZZzx3d7cq0sm53UqI4hjccLzllHua87n/wCCTXh0aFJHD4+1 Q6zt+S4eyjFvux3jB3Yz/t1j/tr/ALePijwh481DwF8O7qPSDphEWo6x5SyTPMRlo4twKqqggFsb s5wRjnivC37Kn7T/AMbvDdrrGtePbvTdO1BBNHa+INfuy7RsMhvJjVwoI52nafYUAfOPgfxb4l/Z g+OQuYLhrbU9A1F7O+iiY+XcRpJtljI7qwBxn2PUV+wf7QF7HqX7OXjq7hOYp/Dt1Kh/2WgJH86/ E74ieEbnwD4717w3eXUd7d6Vey2k1xFnZI6MQWGecEjvX7PfFr/k07xL/wBilJ/6S0Afiz4M8Tah 4M8V6Trmk4/tPT7lLi23LuHmKcrx35xX1Z4J/wCCdnxk8RSaZ4x1OfRbO5nuE1Cax1K9k+3Plw5L BYmQOeTguOTzivAP2cbGDUvj58Pba5jWaCTXLQMjDIP71TzX7tUAfnV/wVmBVvhqD1CXo/8ARNXv +CS3/IN+I/8A12sv/QZap/8ABWr/AFvw4/3b3/2jVz/gkt/yDfiP/wBdrL/0GWgD1X9sb9kXxD+0 7498IS6fqtloejaZZzx3d7cq0sm53UqI4hjccLzllHua87n/AOCTXh0aFJHD4+1Q6zt+S4eyjFvu x3jB3Yz/ALdY/wC2v+3j4o8IePNQ8BfDu6j0g6YRFqOseUskzzEZaOLcCqqoIBbG7OcEY54rwt+y p+0/8bvDdrrGtePbvTdO1BBNHa+INfuy7RsMhvJjVwoI52nafYUAfOPgfxb4l/Zg+OQuYLhrbU9A 1F7O+iiY+XcRpJtljI7qwBxn2PUV+wf7QF7HqX7OXjq7hOYp/Dt1Kh/2WgJH86/E74ieEbnwD471 7w3eXUd7d6Vey2k1xFnZI6MQWGecEjvX7PfFr/k07xL/ANilJ/6S0Afi/wDD7Uta0jxxoN54bUv4 givYjp6qoYmfcBGADwTuI619ieM/+CZXj1vBWo+LLzxpaa14waJ7+70t4HYzPgu6i5Lku/XqgBPc da+aP2ZAD+0N8OgRkf27af8AowV+514A1nOCMgxtkH6UAfhL8BfiNqXwn+L3hjxHp08lu9texpcI pIEsDMFljYdwVJ49cHtX6kftufs1+Jv2mfCvhew8L3+k2Mum3clzK2rTSxqyugUBfLjck/UCvyTA C+OAAAANRwAP+utfv9af8ekP+4v8qAP59PEOiz+Gtf1PSLp45LnT7mW0leIkozo5UlSQDjIOMgV9 6fsufsC/EHwJ8TvAnxDv9Y8NTaLbsmoPBbXVw1yY5ITgBTAF3fOM/NjrzXxN8V/+SpeMf+wzef8A o96/dH4Z/wDJOPCn/YJtP/RKUAdLRRRQB+Pn/BR3/k6fXf8ArytP/RQrpv2cv+ChX/CgPhRpngr/ AIQH+3vsUs8v27+2fs2/zJWfGz7O+MbsfeOcVzP/AAUd/wCTp9d/68rT/wBFCvcP2Pv2Jvhl8aPg PovivxLa6nLq93PcxytbXzRIQkzouFA44UUAd98C/wDgpD/wun4r+HvBX/Cu/wCxv7WleL7d/bfn +Vtid87Ps67s7MfeHWvQ/wBuX9m9fjz8LJbvS7ZX8XaCrXWnso+adMZkgz/tAZH+0B6mrnw3/YT+ Fnwp8b6V4r0C11SPV9NdpLdp79pEBZGQ5UjnhjX0NQB+LH7Gnxwl+Anxw067vpGg0LUmGm6tG+QE jZsLIR6o+D9N3rXrv/BS/wCPq+N/Htn8P9IuhJo3h/8AfXjRtlZrxl6cdQinH1ZvSvGv20j4Ol/a O8VnwR81g0/+l+Xjyje/8t/Kx/Du/wDHt2OMVzn7Per+GLH47eFb/wCIUct5oS36tdtM+QH/AIHl zksgfaWHoD9CAfoh/wAE8/2Yv+FU+CP+E38QWmzxVr8IMMcq/PZ2ZwVXnoz8M3ttHY18ff8ABR3/ AJOn13/rytP/AEUK/YCJ0kiR42Vo2UFWU5BHbFfj/wD8FHf+Tp9d/wCvK0/9FCgCx+zj+zB4/wD2 r/B1naTeI18P+AfDkk0FnJPCZgZ5GMknlxArvOWG52YY4AzjA5L9qP8AZF8Q/sxXumyXuowa9oWp Fo7bU7eIwkSKMmN4yTtOORhiCAfSv0X/AOCeUUEf7KfhQwBBulu2kKnOX+0PnPv0rg/+Cp91axfA fQ4ZSv2mXXYjCD14hl3Y/AigDB/4JffG/UvFfhrW/h9rFy92dCjS602SU5ZLZiVaLPorYI9A2OgF eC/8FQv+Tk7X/sAWv/o2atT/AIJXwzP8ddfkQN5KaFIJCOgJmixn8jWX/wAFQv8Ak5O1/wCwBa/+ jZqAPq7/AIJi/wDJtbf9hm6/klfHH7dP7Tur/GH4lap4ZsL2SDwXody9rDaRMQl1Mh2vNIP4vmBC 54AGRyTX1/8A8E1d/wDwy5d+V/rP7UvNuPXamK/LS5OfFkpvz1vT9oMn/XT5s/rQB9bfBf8A4Jne Kfib4HsfEmu+J7bwiuoRLcWli1i11MYmGVaT50CEjkD5jgjODxXhPxk+EHjH9lX4pQabd3xt9St9 t7pusabIyCVMnbIh4KkEEEdiO4wT+3+kCEaTZC32/Z/ITy9vTbtGMfhX51/8FaXtP7d+HSgL9uFt eFiOvl7osZ/HOPxoA+qP2Mvj7P8AtBfBu11bUyn/AAkOnSmw1IoABJIoBWQAdN6kEj1zjivy5/bF /wCTn/iP/wBhaT+S19f/APBJhLj/AIRv4hsc/ZDd2gX037JM/ptr5A/bF/5Of+I//YWk/ktAHYfC /wDZp+LX7XWh6fqljJp9j4f0Ozj0ewu9XnkhgKRDlIlRHYnJJZtoGSRnIwPsqy1XW/2EP2Kja619 huvFVpc3FtYC1kMtvJNPM7RvkhSVVSWIIB+XFevfsc2UNj+zD8OUgjWNX0qOVgo6sxLMfxJJr55/ 4KxSTD4a+Bo1LfZ21aUuB03CE7c/gW/WgD47+Bfwd8WftkfGK9i1DW5jK4N9rGuXYMzxpnAwuRli cKq5AAHoMV6t+1x+wPbfADwBH4x8O+IbvWNNgnjt7621CJFkj3nasismARuwNpHGRya8U/Z48F/G HxpqWswfCG61e2vYYY31AaTra6azRliE3FpY94Bz64z2zXr3iH9mP9sDxbpM2l64vibWdMmx5tlq HjCCeGTByNyPdEHBAPI7UAfQP/BMj496r438Oaz4B128kvrjQo0uNOnmbc/2ZjtMRJ5IRtuPQNjo BXzD/wAFHf8Ak6fXf+vK0/8ARQr6D/YF/Zc+KHwU+Lup614y8NHRdKn0mS2Sb+0LWfdIZI2C7YpW PRTyRjivnz/go7/ydPrv/Xlaf+ihQBz/AMGfgX8UP2q/D+naDoBtLfwz4WWWKO71KZobWOWaRpXH yqzNIdw+6pwqrnGRn9Hf2KPgH4k/Z2+HOseHPE82n3N5PqjXcU2mzNJE8ZjjXqyKwOVPBUVjf8E3 7OG2/ZW0GWONUkuL29klYDlmE7KCfwVR+FfT9ABRRRQAUUUUAFFFFABRRRQAUUUUAFFFFABRRRQA UUUUAFFFFABRRRQAUUUUAFFFFABRRRQAUUUUAFFFFABRRRQAUUUUAFFFFABRRRQAUUUUAFFFFABR RRQAUUUUAFFFFABRRRQAUUUUAFFFFABRRRQAUUUUAFcT8WP+QBa/9fS/+gNXbVxPxY/5AFr/ANfS /wDoDUAdtRRXzj488Q/EnWdX0zUY/BPjLwZqWmrKsGo6NeafrOmypIFLJeWRuI5JQCi48pRIDkI4 DNkA0PiD4/8ACn7MXxL0vVNX8RaV4e8JeOLyS3vrG9ukgW11IRl1vo1OMJIF8uc9N7wScZlZvaoP FOi3Wjpq8Or2E2lPt230dyjQNuIC4cHackgDnkketfCvxEbwL8ZtQB+K3w8+HHiPxREi2/2rU9U1 DwhqlyBnaqwXlsjkAZwBcOBzivQfgH8NbT4WWeoW3w0+AehaVaX5jN3JN46W9hkKnchYlZzwRkYH b2oA+vaKzvD0+rXOjW0uuWVnp2qsD59rp9493BGcnG2V4ombjB5RcEkc4ydGgAoryDUvDvxt0DV5 bjQfF/hbxXpLys66b4l0uSyuUQkkILu2YrxwATbk4HOTzVVvjT8RtDuHh1/4GeILhUODd+FtY0/U YGHcqJpbeXH1jB9qAPaa8h/a9hurj9lv4rR2cs8E7eG74ebb/fRPJbe3HJAXdkDkjIHNdhpXjy71 /wADX+v2HhXW4b+CKZodC1SFbO7uJEUlYxvbaN5wAxbbznOK5r4teO/A0/w91nw1408Z+H/BNzru lTafNFqmsW8D27TwsjAFnXcV3HkdcUAeI/sDaP4V0T9mTXfBOoaxo2r6JbeINc0mQrKiW11bfaZI 8hTIxEciHIBduG+8etfPnjb9lzxR8Mf2eviv8I/g/bx/Ffwf4w1W0v7e90zU7ZrvRFSaJpYp4i4M pKwxhXQ8/MWVcDd+W1x4R1MeJb7Q9PhOuXdrcyWu7SAbqOZlYrujKA71OMgjqCDXd2L/ABk/ZR1o ajDB4o+GeqazpzQLcS28tlJcWshBKgsB3VTxypUHgigD9JvEX7Jf7FzeErLQdSj8S+DtftrVIn1O 7tNVs9QmcKAZGhnhMTMxGTtjxzxgYr0X9pXwPpv7U3wg+Hvws8BaD4nuPB+l6xpx1HX5tPbS7ax0 yCJoXdJL1Y/NcI4IEaOPlOcHAP43eDfidrvhbWElbWdabSri8judTsrLVJrVr5Q4LhpFOQzDI3kE gnPOK/V/9o34i6l8Jf2N9P8Ai18OvjN4v1mz8Qx21np+meLVsdShnjnDCSN1ktt3mIqyZyxGYyDu BNAGa37A37JH7OugW3xG8ceNr7xL4dgZjbw6lqMMltfSqSNkcdvGrzkMp+RSRwdwIzXlt/8AE7xz /wAFTfirB8OvCdvL8PvgToHl3GpLGFUrboRsafb8hkbYRFCPlTBJ3bC1eZfs+fs6ar+1V4407x1+ 0V8SU8O+GrgKLJPEerx2uo60gJxHZxysNkAPBdVxzhATkr+s/wAN/gN4I+GOm+IbXwla2s3gzVdP WBfCFja2ZtJVWMq7F9gkneUEgtPKwIOOBQBq+EdBT4Lad4H8B+BfAslx4Fht2tzqVje26Jp2Pm8y WN2V5fMLMzOm5ixYkc5r0q3uIruCOeCVJoZFDJJGwZWB6EEdRXCfCjSJrLQ7RLTQE8D+FI7Nbex8 HSWEEE9g4kk8wyPBNJEVYbSqx4ABYksWwvb6dp1ppGn21jYW0NlZW0awwW1vGI44o1GFRVHCqAAA BwAKALFfmj/wVU+F/wDZnjDwx48tosQ6nAdNvGH/AD2j+aMn3KFh/wAAr9EJfCSSyO/9q6su4k7V vWAH0FYnin4N+G/HOnrYeJIZfEFikglW11VluYg4BAYK4Izgnn3oA/Djw/pmrfEbxVoGgQO91fXc sGmWikZ2AttUcdhuzX7y+CPCln4F8HaJ4dsEEdnpdnFZxAD+FFC5/HGa4PRv2XPhp4c1S21PSfCu m6XqVs2+C8srOGGaJvVXVAVPuDXb/wDCHp/0F9Y/8DmoA/Gz9s7wPqngf9pDxrFqVu8SajfSajaS lcLNDKdysp74JKn3U19I6J/wVI1qbwRYaDp/w+F54zaBLKC5jvC0Ek20KriER7iScfuw3/Aq+1vi B+zv4L+KtjFZ+LrKfxBDCSYvts5Z4ieux/vLnAztIrA8A/sdfCv4YaompeGdAfTNSTPl3n2l5Zo8 8HY8hZl4OOCKAPxo8f2Wt6f431238Shh4hS9l/tDewLeeWJkyRxncT0r9ofi1/yad4l/7FKT/wBJ an1T9lX4X63qNzqGo+EdLv7+5kMs91dWMEksrk5LMzISxJ7muuu/hrpmoaTLpd1c39zpksJt5LKa 4LwvFjBQoRgrjjGMYoA/Fj9mP/k4f4c/9h20/wDRgr9068l0v9lX4X6JqNtqGneEdLsL+2kEsF1a 2MEcsTg5DKyoCpB7iu6/4Q9P+gvrH/gc1AHwZ/wVq/1vw4/3b3/2jVz/AIJLf8g34j/9drL/ANBl r7F8W/Afwf4/NsfE+mr4jNtu8j+11S68rdjdt8xTtzgZx6Cl8JfArwj4AW5Xwxp48OLclTONIVLU SkZ27vLUbsZOM+poA/I39s7wPqngf9pDxrFqVu8SajfSajaSlcLNDKdysp74JKn3U19I6J/wVI1q bwRYaDp/w+F54zaBLKC5jvC0Ek20KriER7iScfuw3/Aq+1viB+zv4L+KtjFZ+LrKfxBDCSYvts5Z 4ieux/vLnAztIrA8A/sdfCv4YaompeGdAfTNSTPl3n2l5Zo88HY8hZl4OOCKAPxo8f2Wt6f43123 8Shh4hS9l/tDewLeeWJkyRxncT0r9ofi1/yad4l/7FKT/wBJan1T9lX4X63qNzqGo+EdLv7+5kMs 91dWMEksrk5LMzISxJ7muuu/hrpmoaTLpd1c39zpksJt5LKa4LwvFjBQoRgrjjGMYoA/Fj9mP/k4 f4c/9h20/wDRgr9zbv8A49Jv9xv5V5Xpf7Kvwv0TUbbUNO8I6XYX9tIJYLq1sYI5YnByGVlQFSD3 FdyfBsbAg6tq5B4IN61AH4O/8z1/3Ev/AGrX7+2n/HpD/uL/ACryX/hkn4T+f5//AAhWjedu3+Z/ Z1vu3ZznPl9c9678eDY1AA1bVwBwAL1qAPxW/an8Bah8Ovj9420y/t3gE2pT3tszLtWWCZzIjL6j DY47gjtX2H+yl+37r3jHXvh/8MNQ8L2jXMrJp8muLdsN0UcZwfJ2/fwgBO/GcnHavrf4hfs3eBvi vBDF4u06bX/JBEUl5OWkiB6hHHzKD7EVzngf9iv4S/DjW4NY8O+HpdP1W3JaG7N5LLJEcYyhkZtp wTyMdaAPc6K5/wD4Q9P+gvrH/gc1H/CHp/0F9Y/8DmoA/Jz/AIKO/wDJ0+u/9eVp/wCihXOfCf8A bZ+JvwX8EWfhTw1dabFpFo8kkS3Nisr5dy7ZYnnljX6reJP2avh54x1WTU9f8O2WualIoV7zUraK 4mYAYALuhJAHTmsv/hkH4R/9CNon/gttv/jdAH57aX/wUl+NN5qdpBJf6P5csyI2NMTOCwB719h/ t2ftQD4J/DZNC0W6C+NPEMBSBoz81nARh5z6Hkqvvk/w16RH+yL8JYpFdPBGio6kMrLp1uCCOhB8 utPxJ+zZ8PfGWpnUdf8AD1nrmoFFjN3qVtFcSlR91d7oTgdhmgD8xP2DvgM/xs+NNvqGpQNN4c8P MuoXzOMrNLuzFET33MMn2U+ta3/BQ74Bn4UfF9/Eem2/l+HfFDPdx7F+WG66zR+2Sd4/3j6V+m/h P4JeFfAVtPbeGbNvDlvO4klh0nbapIwGAzCNQCccZNP8VfBnw146sI7HxLbyeIbKOQSpbaqy3Mau AQGCyKQDgkZ9zQB82/8ABOX9pT/hZHghvAGu3W/xH4fhH2SSV8vdWY4Xr1aPhT7FT618kf8ABR3/ AJOn13/rytP/AEUK/THw9+zP8OvCOqxapoXhux0XU4gRHe6daw28yAjBw6ICMg461+Y3/BQ2yGn/ ALTutQCaa4C2VpiS4fe5zEDye9AFv9mn9sTxl+y34YjsLnw2PEHhDV2kvLGK5ma2IkDeXI0UoVht 3Lhl2nkZ4zzxH7TP7UviT9pvxFZXWqWsOkaRp4ZbHSrZy6xbsbndzje5wBnAGBwBzn7k/Yz+CvhP 4xfsi+FrTxdp/wDa9pHdXxiglI2xH7TJlk4yrHP3gc9s1654Q/Yj+D/gTVItS0Xwx9nv4mDxXE1z JcPEw6MhkLbSPUYNAHmn/BOP9nrUfhR8PtR8VeIbR7LXPEvlmK1mUrJBaLkpuB6FyxbHXG3PNfLn /BUL/k5O1/7AFr/6Nmr9Rf8AhDo/+gvrH/gc1cl4o/Zy8A+ONSGo+I9BtfEGoCMRC71SCK5lCAkh d7oTgEnjPc0AeK/8Exf+Ta2/7DN1/JK+Mv25v2Z9W+DXxP1TxDZWMkvgzXLlrq1vIlJS3lc7ngc/ wkMSVz1B46HH6m+GPg/4e8Eab/Z3h2OfQNP3mT7Jpbi2i3nq2xABk4HOKu6n8OtP1vT57DUbzUb+ xuEMc1tdXJkjkU9VZWBBHsaAPzZ+D3/BTbxV8OfBFj4d13wta+LDp8K29rfm+a1m8tRhRJ8jhyBg ZG3gc5PNeDfFr4q+Nf2sfitBf3FgbzV7vbZadpGmRsyxRgkrGg5JOSSWPueAMD9QNT/YA+B+r3Zu J/CHlyE5xa3k1un/AHxGyr+ldv4C/Zp8BfC7e3hPSm0GZ12PcWb7ZnX0aTG5h7E0AYf7H/wEf9nz 4N2Oh32xtevZDf6o0ZBVZ2AHlgjqEUKue5BPevyw/bF/5Of+I/8A2FpP5LX7O/8ACHp/0F9Y/wDA 5q4fWf2W/hn4i1S51LVvCmm6nqNy/mT3l5ZwTTSt/eZ2Qlj7k0AQ/sif8my/Db/sDQfyrM/bH+Bc /wAffgpqOiacFOu2Ui6hpocgB5kBBjyem5WZc+pFei6R8NtM8PaZbabpdzf6bp1sgjgtLO4MUMSD oqooAUewFXP+EPT/AKC+sf8Agc1AH4qfBf4xeLv2WPilJqlpYtDf2+6y1PR9RRoxKmRujcdVYEAg 9iO4yD9iz/8ABWyxGmq0Pw0uDfkHMcmsqIlPbDCHJ79hX1b4+/Zb+HfxRmE/ivRjrd0FCC7uZD54 UdFEow+PbNcfpn/BP/4HaTcCaDwgXcc4ub2adf8AvmRmH6UAXv2Nfjtrv7Q3w21XxTr1vaWcw1eW 2gtbJCI4YVSMquSSWPzEkk8k9AMAfnv/AMFHf+Tp9d/68rT/ANFCv1U0P4YaR4Y0uDTdHmvdJ06A bYrSxn8mKMeiooAH4Cue8Sfs1fDzxjqsmp6/4dstc1KRQr3mpW0VxMwAwAXdCSAOnNAHm3/BOb/k 1Dwz/wBfV9/6UyV9M1xnhz4T6H4O0mLS9A+06HpkRZo7LTZRbwoWOWIRAAMkknjkmuj0nR10nzdt 3eXXmY/4+5zJtxnpnp1/QUAaFFFFABRRRQAUUUUAFFFFABRRRQAUUUUAFFFFABRRRQAUUUUAFFFF ABRRRQAUUUUAFFFFABRRRQAUUUUAFFFFABRRRQAUUUUAFFFFABRRRQAUUUUAFFFFABRRRQAUUUUA FFFFABRRRQAUUUUAFFFFABRRRQAVxPxY/wCQBa/9fS/+gNXbVxPxY/5AFr/19L/6A1AHbV5v448K /EuXVptR8FeO9MsopCp/sbxHoYvLVcKBiOSCSCVMkbiXaTknGBgD0iigDx7VPF3xg0ew8m++F2g+ LQy7JG0LxKI/NGOSYbu3jCA/3fMf61nfCGw17RfEV1Jp3wD8O/DKz1KVW1XUI9Us47m5ChtreXZw uJmBZsCSRMb2IPY+5UUAeReJvH/jD4efFTQYvEMuiXXgDxNqLaPZPaWssN3plwbdpYXuZmlZJFla KSIBUTDPEMnJz67Wfr/h7S/FekXGla1ptpq+mXGBNZ30KzQyYYMNyMCDggEZ6EA1fAwKAFooooA4 jxf8HvD/AI61c3+r3OvyZjWJrK08RX9pZuoz9+3hmSNs5wdynPfNcBoH7N2o/DfUtQPw313w34H0 m7kMn2S18G2zTD0V5kkjMgHq4LerGvdqKAPmP4QXfxntvH3jf4a/Efw3YWPh69s559E+Ifge1+wx ys3DeZGXk8m4/eb1LDAaNuXBUnxLxq/7V3w11DxPY67cfD3xJ8JNCu/NsfFnxSELZtsgRPMbfaxk UOELGMEtnHWv0JpksSTxtHIiyRsMMjjII9CKAPlr4W/CD4B/tI+FjrFz4X+FnjS+gVLfUrzwnpaJ DHd8s4En39pVo8bueGOTnAx/il+xZqniTxl4S174e694Vj8G+HtO8rRvA/ifRBqGiWsztua5gSJ0 wzAKdzBzlnIOCAPrq2s4LKMpbwRwITuKxIFBPrgVNQB+Nfxq03w38e/j14h8F+IPhZ/wn3xlsvnv 9d+Fni8wWd5FGiKV8q9SVUkiBCNGucFSOxx9+/sk/sb/AAz+CHhXwx4i0nwPeaJ4zNkXnu9euUuN Tt2mXMkMjx4jO0Hb8qjgepNe7T/DzwtdeI9O8QTeG9Jl17TjKbPU2sozc2xkz5hjk27l3bm3YPO4 5610NAHmOofs9eGGkkudDvNe8H6g1wboXPh/Wrm3QSl97M1uXa3k3HORJEwO48V6dRRQAUUUUAFF FFABRRRQAUUUUAFFFFABRRRQAUUUUAFFFFABRRRQAUUUUAFFFFABRRRQAUUUUAFFFFABRRRQAV8G /tZfsGeP/jv8aNS8X6BrHhuz025t4Iki1K5uEmBRApyEgcYyOOa+8qKAPH/2T/g/rPwJ+CWj+Dtf ubG71OzmuZJJdNkd4SJJmdcF0Q9GGfl617BRRQAUUUUAFFFFABRRRQAUUUUAFFFFABRRRQAUUUUA FFFFABRRRQAUUUUAFFFFABRRRQAUUUUAFFFFABRRRQAUUUUAFFFFABRRRQAUUUUAFFFFABRRRQAU UUUAFFFFABRRRQAUUUUAFFFFABRRRQAUUUUAFFFFABRRRQAUUUUAFFFFABRRRQAUUUUAFFFFABRR RQAUUUUAFcT8WP8AkAWv/X0v/oDV21cT8WP+QBa/9fS/+gNQBd8UxtqGuaVpzyyJayq7usbFdxGA Mkemaf8A8IBp3/PS5/7/ALf40a1/yOOi/wDXOT+a10UsgjGSaAOd/wCEA07/AJ6XP/f9v8aP+EA0 7/npc/8Af9v8avyag9xIYrZDK46kdF+pqePTHZMzXDmQ/wDPPgD/ABoAyf8AhANO/wCelz/3/b/G j/hANO/56XP/AH/b/Gr0j3WnHMo86Ef8tUHT6jtV62vEnUFWBB9KAMP/AIQDTv8Anpc/9/2/xo/4 QDTv+elz/wB/2/xrpqKAOZ/4QDTv+elz/wB/2/xo/wCEA07/AJ6XP/f9v8a6aigDmf8AhANO/wCe lz/3/b/Gj/hANO/56XP/AH/b/GumooA5n/hANO/56XP/AH/b/Gj/AIQDTv8Anpc/9/2/xrpqKAOZ /wCEA07/AJ6XP/f9v8aP+EA07/npc/8Af9v8a6aigDmf+EA07/npc/8Af9v8aP8AhANO/wCelz/3 /b/GumooA5n/AIQDTv8Anpc/9/2/xo/4QDTv+elz/wB/2/xrpqKAOZ/4QDTv+elz/wB/2/xo/wCE A07/AJ6XP/f9v8a6aigDmf8AhANO/wCelz/3/b/Gj/hANO/56XP/AH/b/Gumqo2oIWIhjkudv3jE AQPxJGfoOaaTexLko7mJ/wAIBp3/AD0uf+/7f40f8IBp3/PS5/7/ALf410MFzHcpujbdjgjoQfQj tVd9b06LUFsHv7VL5vu2zTKJT34XOaWw009UY3/CAad/z0uf+/7f40f8IBp3/PS5/wC/7f4101FA zmf+EA07/npc/wDf9v8AGj/hANO/56XP/f8Ab/Gumqre6pZaZ5X2y7gtPNbZH58qpvb0GTyaAMP/ AIQDTv8Anpc/9/2/xo/4QDTv+elz/wB/2/xrpQQaMjOO9AHNf8IBp3/PS5/7/t/jR/wgGnf89Ln/ AL/t/jXTUUAcz/wgGnf89Ln/AL/t/jR/wgGnf89Ln/v+3+NdNRQBzP8AwgGnf89Ln/v+3+NH/CAa d/z0uf8Av+3+NdNRQBzP/CAad/z0uf8Av+3+NH/CAad/z0uf+/7f4101FAHM/wDCAad/z0uf+/7f 40f8IBp3/PS5/wC/7f4101FAHM/8IBp3/PS5/wC/7f40f8IBp3/PS5/7/t/jXTUUAcz/AMIBp3/P S5/7/t/jR/wgGnf89Ln/AL/t/jXTUUAcz/wgGnf89Ln/AL/t/jR/wgGnf89Ln/v+3+NdNRQBzP8A wgGnf89Ln/v+3+NH/CAad/z0uf8Av+3+NdNRQBzP/CAad/z0uf8Av+3+NH/CAad/z0uf+/7f4101 FAHM/wDCAad/z0uf+/7f40f8IBp3/PS5/wC/7f4101FAHM/8IBp3/PS5/wC/7f40f8IBp3/PS5/7 /t/jXTUUAcz/AMIBp3/PS5/7/t/jR/wgGnf89Ln/AL/t/jXTUUAcz/wgGnf89Ln/AL/t/jR/wgGn f89Ln/v+3+NdNRQBzP8AwgGnf89Ln/v+3+NH/CAad/z0uf8Av+3+NdNRQBzP/CAad/z0uf8Av+3+ NH/CAad/z0uf+/7f4101FAHM/wDCAad/z0uf+/7f40f8IBp3/PS5/wC/7f4101FAHM/8IBp3/PS5 /wC/7f40f8IBp3/PS5/7/t/jXTUUAcz/AMIBp3/PS5/7/t/jR/wgGnf89Ln/AL/t/jXTUUAcz/wg Gnf89Ln/AL/t/jR/wgGnf89Ln/v+3+NdNRQBzP8AwgGnf89Ln/v+3+NH/CAad/z0uf8Av+3+NdNR QBzP/CAad/z0uf8Av+3+NH/CAad/z0uf+/7f4101RSSkMEQbnP5CgDnv+EA07/npc/8Af9v8aP8A hANO/wCelz/3/b/Gug8qQ/elOf8AZFHkN/z1b8hQBz//AAgGnf8APS5/7/t/jR/wgGnf89Ln/v8A t/jXQeQ3/PVvyFHkN/z1b8hQBz//AAgGnf8APS5/7/t/jR/wgGnf89Ln/v8At/jXQeQ3/PVvyFHk N/z1b8hQBz//AAgGnf8APS5/7/t/jR/wgGnf89Ln/v8At/jXQeQ3/PVvyFHkN/z1b8hQBz//AAgG nf8APS5/7/t/jR/wgGnf89Ln/v8At/jXQeQ3/PVvyFBSVBlX3+zcUAc//wAIBp3/AD0uf+/7f41B deCtPt3gAa5YSOVP79uPlJ9fauqjkEi5HB7g9qp6n/rLP/rqf/QGoAwP+EM031uf/AhqP+EM031u f/Ahq27Gyt5xO0sEcjeaRuZAT0FWf7Ms/wDn0g/79igDm/8AhDNN9bn/AMCGo/4QzTfW5/8AAhq6 T+zLP/n0g/79ij+zLP8A59IP+/YoA5v/AIQzTfW5/wDAhqP+EM031uf/AAIauk/syz/59IP+/Yo/ syz/AOfSD/v2KAOb/wCEM031uf8AwIaj/hDNN9bn/wACGrpP7Ms/+fSD/v2KP7Ms/wDn0g/79igD m/8AhDNN9bn/AMCGo/4QzTfW5/8AAhq6T+zLP/n0g/79ij+zLP8A59IP+/YoA5v/AIQzTfW5/wDA hqP+EM031uf/AAIauk/syz/59IP+/Yo/syz/AOfSD/v2KAOb/wCEM031uf8AwIaj/hDNN9bn/wAC GrpP7Ms/+fSD/v2KP7Ms/wDn0g/79igDm/8AhDNN9bn/AMCGo/4QzTfW5/8AAhq6T+zLP/n0g/79 ij+zLP8A59IP+/YoA5v/AIQzTfW5/wDAhqP+EM031uf/AAIauk/syz/59IP+/Yo/syz/AOfSD/v2 KAOb/wCEM031uf8AwIaj/hDNN9bn/wACGrpP7Ms/+fSD/v2KP7Ms/wDn0g/79igDm/8AhDNN9bn/ AMCGo/4QzTfW5/8AAhq6T+zLP/n0g/79ij+zLP8A59IP+/YoA5v/AIQzTfW5/wDAhqX/AIQvTfW5 /wDAhq2Li1htr+DyokizG+digZ5WqfiAZ0i4B6HaCPUFhmgCj/wh+l/37j/wJaj/AIQ/S/79x/4E tW7/AMI1pH/QLs/+/Cf4Uf8ACNaR/wBAuz/78J/hQBhf8Ifpf9+4/wDAlqP+EP0v+/cf+BLVu/8A CNaR/wBAuz/78J/hR/wjWkf9Auz/AO/Cf4UAYX/CH6X/AH7j/wACWo/4Q/S/79x/4EtW7/wjWkf9 Auz/AO/Cf4Uf8I1pH/QLs/8Avwn+FAGF/wAIfpf9+4/8CWpR4N0xujXJ+lw1bn/CNaR/0C7P/vwn +FZ8mn2uneILZbW2itle1lLCFAoYh48Zx16n86AKn/CF6b63P/gQ1H/CF6b63P8A4ENW7UH223+2 fZPPi+1bPM8jeN+3ON23rjPegDJ/4QvTfW5/8CGoHgvTSetz/wCBDVu0DqKAPnm/+KvirR9Qu7G2 1Zhb28zxRiSGN2ChiACSpJ/GoP8Ahc/jD/oLD/wGh/8AiK5rxH/yMOqf9fUv/oZqmLWYxJKIZDE7 mNH2nazDGQD3PI49xXiupUu7NnwVXFYhVJJTe76s7H/hc/jD/oLD/wABof8A4iqOsfE3xJrlskF7 qImiV94XyI15wR2Uepqv4k8D6n4TsdPudRWKI3qlkgD/AL1MY+8vbqOmcd8HiuebpQ51E7NsaxGK jNRnNr5s+rta/wCRx0X/AK5yfzWtTUcTX1rbMSEkyWwcZABOP0rL1r/kcdF/65yfzWtC9/5GDT/9 1/8A0E17R94aIWKztztURxICSAOgrB/4WDoRtvtAu28r7F/aG7ynH7jdtLdPXt1PYGq/xH8RyeHv Dl4YtPu7xpraYebAo8uDC/edieBzx1zg14xdwa5cafd27R21ilvpun6XJGSZJGSR9y4IwATyxHYY FAH0Fp2vWWq3l3a20pkntBGZlKEbRIu5Oo7j8u9Q6jDHYSwzRDyzJJsZR0OQTn9K4T4deEhd65rm qX2pXl7c2mptbq3meVHI0SKNzIuAcZwB0AFdz4kOIbP/AK+B/wCgtQBrjoKWkX7o+lLQAUUUUAFF FFABRRRQAUUUUAFFFFABRRRQAUUUUAVNUGbJ1yQGZVOPQsAR+VYvifxPP4au7CG302W/jnDZS3Xl cY/ADmuhuIFuYWjfO1vTqPeuc8TXtxpcdv5l2yISQskfysen3ucfiPyropWbSauceI5oxcou22vz Nhvmu7KYKYnkDBhxkjbnB9cGs+XSXfUru4nv5oLYypItsDEI5CFXBJK7x8w7MOn56NlbvIIbieXz ZNnyhRhVyOvufeoLvQ/tFxNMtyyvIMfMoIXgjjGD0J79zWMux0Qvq+5jW+n6lHNCkUl09wka5ne8 3xREr86uhc5YnodpAGMEYqpd6brhWz+yR6hBEkh3pLcCeQN8vz5+0ICn3sKxfr9wdK6uw0z7DNI4 kLqw2quCMDJPrycmr1SaHDz6frZgvFSK+JN0HjJmwzDnOcXQwvT7pT/cNbOvW93Ibd4La5eYxmN5 LR4SADjKusvBQ46j5uO1b9FAHEahpGrqojtILhJDctM0sd02zkA8DzkwvbBDDIPy4Oa2dJ0qe01U XMy3LtJC4Z3uC6qd5IG0tjpjGBxg9O+9RQAUUUUAFFFFABRRRQAUUUUAFFFFABRRRQAUUUUAFFFF ABRRRQAUUUUAFFFFABRRRQAUUUUAFFFFABRRRQAUUUUAFFFFABRRRQAUUUUAFFFFABRRRQAVXtDv 81+5cj8BxVisuO7XTtRkt5zsinbfDI3Td3X+o+poA4n4lfFHxF4H1qCz0rwFqXii2lgEpu7Jn2o2 4goQsT4PAPJ71Z+GPxH17x3dX0er+CdQ8KxW6KyS3rPiUkn5QGjQ8YzkZ/DivQaKACvNtcstd1r4 kW8WheM9atLS0eKXVLCKCwaxhQAHydz2rTGSUc4Eo2KdxxlFf0muQ1D4PeAtW8RHxBfeCPDl5rxl Sc6pcaTbyXXmJjY/mlN25dq4OcjA9KAOPPx11C3tri7uvDlolldQTTaM0Orb3uPLuI7ci5BhC2+X ljOVaXA3ZwQFLdT+NviDS7a8hfwlYS6vpi3cupwR60/2aKOBIJGMMxtg0rFLhcBo0G4FSQPmr0C3 +HnhW0udauIPDOjw3GtqV1SWOwiV78HOROQuZR8zfez1PrUmmeBPDWi6THpeneHtKsNMiikgjsra yijhSOQgyIEVQArEAsMYOOaAKXgTxbqHigarHqmlQ6Rd2NwsYigvDcq8bxJLGxYomG2uAy4IBBAZ hgnqqgt7G2tHleC3iheUgyNGgUuQoUZx1wAAPYAVPQB80fHX4ueLNP1200218O6xo1tZaqvl6hb3 EqJqajpGNqAHd6Zb6V7f8OvFep+MvD39o6r4duvDNyZmjFldsS5UYw/KqRk56jtV7xN4N0fxilku r2f2tbK4W6gHmumyRejfKRn6HIrYkkSGNnkYIijJZjgAUAQhgl8VH8abse4qDU/9ZZ/9dT/6A1M0 yY6hcTXgBWEgRw543KP4vxJ/LFP1P/WWf/XU/wDoDUAO0z7k/wD11P8AIVdqlpn3J/8Arqf5CrtA HzPd67deCPHfxAuLR9sviW+k0m1A6/b1jtxAQOn3Z5CfaOrHgm61DQfD2i+EtH19vC1hBHrl0L8R Qyu5t7tlRD5ysNoDl2wNxC8MvJr39/DmkyTLM+l2TSrc/bBIbdCwn27fNzj7+3jd1xxmqupeB/Dm sWEdjf6Bpd9ZRzNcJbXNlHJGsrElpApUgMSzEnqST60AeT6V8Q/EutTaBrF5qNxp+mXNvppmi0qG 0nt4ZZ8bkuo5D9pUyF0EZi4AYM2QDna+F1xd+FfhHr+ofabjWJ7S81a5jS5EalilxN8o8tF+8Vyf djjAwB6Hc+EtDvdatdYuNF0+fV7Vdlvfy2sbXEK88JIRuUcngHufWrOm6Lp+jfaf7PsLax+0zNcT /ZoVj82VvvSNtA3McDJPJoA8ivvFeuaP4QsZx43ivr/WjpmWltrUS6YlzIEeaMKADGc4TzFfDLyz 8gUbTxb4s1bxLb+GYfFUscVvqWpWcusQWlsZ7iOGCGVMhojEHR5CjFUAIU8A9PW7PwH4a07T7+wt fDulW1jqBJvLWGyiSK5J6+YoXD/jmrNh4W0XSoLKGy0iws4bJXW1jt7ZEWAP98IAPlDd8Yz3oA8C T4j+NrTwnHet4j+1X2peHrXVI2lsoFjtZ2u4oiECoCVKSchyxyMgr0HQReIPFujeK5oJvFdzqdlZ eJbPSPIuLK1Xz4Z4UdzIyRqdyl/lKbcY+bdnj1s+EtDMEcJ0bTzDHCtskZtU2rErBljAxwoZVIXp kA9qnfQNMkmeV9OtHledLpnaBSzTKAEkJxy4AADdQAKAPC5vib4nt7SPV115Z21N9atxo5todun/ AGWOYxyIQpcspiUP5jMpMvAXgV2Xwv1nxE/iRtO1vXZNcjuNBstVBmtoYvImkaQSKnlouU+UYDZI x1Ndwngzw/HqV/qC6Fpq3+oRmG8uhaRiW5QgArI+MuCAOCSOKvW+k2NpcCeCzt4ZxCtuJY4lVhEu SqZAztGTgdBk0AeVSfEHW7fx5feGJtQWGTT72fU57kwI5GlCAPGCoAz+9fZkfMRE3Oea4hvin4wi sdVWDWNTEs+iWup2lxq1pp6lGku44xJDHAXKxMjnCzbnGOpINfRv9lWQ1GS/+x2/26SIQPdeUvmt GCSELYyVBJOOmSayLH4deFNLheKz8MaNaRSZ3pBp8SK2WVjkBefmRD9VU9hQB5dqniHVPDuveIdI h1fUJ9Sl1HTrKG6sdOsTqN4WtjIw3OI4A2EPzSAhVBCrkisnQfG/jLxha6bbQ+J7rSWWy1maW5W1 spLiVra5WOHfhHiyA3zeX8pwcEcGvcNW8H6Dr8V1FqeiadqMV06SXCXdpHKszIMIXDA7io4BPTtU ln4W0XT8fZdIsLbakkY8m2RMK5BkXgdGIBI74GaAPMPhJdX2vfEDUNcvNQmklvvDWkXEtqEiWEO4 mJxhN/BDEfMfvtnOF2+x1m2nhrSLC9hvLbSrK3vIbYWcdxFbosiQA5ESsBkID/COPatKgArlviZp 3ibVPBl/B4P1OHSfEACyW088QkRipBKHOQN2NucHGeldTRQB84xftdbPDw0mXwzev8UxObBvDEcT YM4H+t39oj165/D569Z+EumeM9O8Ll/HWq2+pa5dTvcGK1hCR2iNjEAYffC+vvjJxk9EvhnSU8QP rq6bajWXgFs1/wCSvnGIHITfjOM9vp6CtOgDPvv+P+2/65yfzWs7X/8AkEz/AFX/ANCFaN9/x/23 /XOT+a1na/8A8gmf6r/6EKAOhrxjV9TnfRfEviC6v9cGo6dqE0W3Tb0JHp0UTZjL2zzRxyBlAJDB mbfxxjHs9ZOoeEdC1bUotQvtF068v4tvl3VxaxvKmDlcORkYPI5oA4b/AIWPq0sPiK6E1jbW1pfx 6dYxfYJZ5pZHWNlyFlUEnftAyoBIJYAHONZ/FrxNqVqojGj2VxDZX91O13C5DG2m2bVVJiFyOp3u B1BYV6tdeG9Ivra7trnS7K4t7uQS3MMtujJM4xhnBGGPyryfQelYl18K/DF5q1nezaPZvHawvDFZ G2iNsN7KxfYV+/lRyPU0AcJoPj/Xm8UXl4JIn0m91TT7U2N15jyQCe2Rv3bbgqBSckbTuJP3e/Z/ FPVfGWhaEL/wfY2GqTwkmeyuoZHkdfWPY65I7ryT26YPTtoWmtM8p0+1MrzJcM5gXc0qjCOTj7wA AB6ir1AGB4Im8RXPh63n8Ux2MGry/O9vp6MEhB6KSzNlh3IOOwzjJl1D/kY7P/r0m/8AQ4q2qxdQ /wCRjs/+vSb/ANDioAtV5N8XfslrrmlXGkPKnjEuohS1GS6f9NB/L1GQeOnrNURolgNWOpi0iGoG Pyjcbfn2+maAJNLa7fTrZr9Io70xjzlhJKBsc4J7VaHUUUDqKAPk3xH/AMjDqn/X1L/6Ga7TwN8W F8N6OdO1PT01KC2zLY4RQYpeSMk9skncORk9c8cD4m1Wyj8Sasj3lurLdygq0qgg7zx1rM/tiw/5 /rb/AL/L/jXiqcqcnynxHscZSrSqU6cuvR/5G94h8Q33ifVZtQ1CYyzydhwqL2VR2A/zzWY3Sqn9 sWH/AD/W3/f5f8aDq9iel7bn6Sr/AI1kZRwuKlU5pU5X9GfXOtf8jjov/XOT+a1d1eVbTU7O6cEx x5DEDOAQRn9apa1/yOOi/wDXOT+a1tahbC4XBGeK98+8GX1nY+JNKmtZwt1Y3K7HVHIDD0ypBFU5 fBmjzTyzPZ7pJZoZ3PmONzxDEZxnsB06HuKypNOutMnaexkMLk5Zeqt9RWjb+KcQkXVrIk69ohuV vpnp+NAGlpmj2mjRzpZxeUs8z3Eg3Ft0jHLNyT1NZ2r3sF/PBbQOJWil3uychcAjGfXn9Kzrm51D XGKuTa2p/wCWUZ5Yf7R7/TpWppmlJaqAqgAUAbS/dH0paQUtABRRRQAUUUUAFFFFABRRRQAUUUUA FFFFABRRRQAVgeLZmhhtyt/Hp+WI3yJv3cdOhrfrJ126toBCs6xOx3ECVA2ABnv06VcHaSZlVTlB pGhaHNrCdwb5F+Yd+KmqhZ6rbztFCmQSNoGAAGGcrx9D044q/Us0WwUUUUhhRRRQAUUUUAFFFFAB RRRQAUUUUAFFFFABRRRQAUUUUAFFFFABRRRQAUUUUAFFFFABRRRQAUUUUAFFFFABRRRQAUUUUAFF FFABRRRQAUUUUAFFFFABRRRQAUUUUAFQXllDqEDQ3EYkjYYIIqeigDA/4ReWL5bbVr2CPsnmbgPp nOKP+Ecvf+g5efmv+Fb9FAGB/wAI5e/9By8/Nf8ACj/hHL3/AKDl5+a/4Vv0UAYH/COXv/QcvPzX /Cj/AIRy9/6Dl5+a/wCFb9FAGB/wjl7/ANBy8/Nf8KP+Ecvf+g5efmv+Fb9FAGB/wjl7/wBBy8/N f8KdH4WR5Fe9u7m/2nISaQlAfXb0rdooAaqhFCqMAdAKo6s4ja0YgkCU/dUk/cbsK0KqXf8Ax9WP /XVv/QGoAzW+yuxZoJCx6kwv/hSbLT/n3k/78v8A4VvUUAYOy0/595P+/L/4UbLT/n3k/wC/L/4V vUUAYOy0/wCfeT/vy/8AhRstP+feT/vy/wDhW9RQBg7LT/n3k/78v/hRstP+feT/AL8v/hW9RQBg 7LT/AJ95P+/L/wCFGy0/595P+/L/AOFb1FAGDstP+feT/vy/+FGy0/595P8Avy/+Fb1FAGDstP8A n3k/78v/AIUbLT/n3k/78v8A4VvUUAYOy0/595P+/L/4UbLT/n3k/wC/L/4VvUUAYOy0/wCfeT/v y/8AhRstP+feT/vy/wDhW9RQBg7LT/n3k/78v/hRstP+feT/AL8v/hW9RQBg7LT/AJ95P+/L/wCF Gy0/595P+/L/AOFb1FAGHG1tC25IZFbGMiF/8KdNLBcxPFLFJJG4wytA5BH5VtUUAcv/AGRpX/Pi 3/fl/wDCj+yNK/58W/78v/hXUUUAcv8A2RpX/Pi3/fl/8KP7I0r/AJ8W/wC/L/4V1FFAHL/2RpX/ AD4t/wB+X/wo/sjSv+fFv+/L/wCFdRRQBy/9kaV/z4t/35f/AAqe0t7Gwdmt7VomYYLLA+cflXQ0 UAZH2xP7s3/fl/8ACj7Yn92b/vy/+Fa9FAGR9sT+7N/35f8AwpReJkfLL/35f/CtakPSgD87PHn/ ACPHiL/sI3H/AKNasOtzx5/yPHiL/sI3H/o1q9L+Bfwo0D4p+H9btbwaha6vBLG0WoRrmCOP+4B0 LHnIPbaR/Fnx1B1JNRP2KWJp4TCxq1drL8TxipIPvn6V3Pxt8N6L4R8e3Gk6HaXtpa20UayC8JO+ THLpnkqeDn13YwMCuGg++fpWXU6qdRVqSqR2av8AefoNrX/I46L/ANc5P5rXSkDvXNa1/wAjjov/ AFzk/mtb11cLbpuY4GO9e6fiY90iP3gPxqBo7IHkJmqam61I/uh5MJ/5auOv0HerkWlW8cZVk80n q8nJP+H4UASpFbj7qr+FSgL2FZkun3FoS9qxlT/nk55H0P8AjUlnqCzEocpIOCjDBFAGjRRRQAUU UUAFFFFABRRRQAUUUUAFFFFABRRRQAUUUUAFY2vwW5MMklrDNLyFd3VGAwRwSQe5rZrzH4oDUNKu YZba3N9aXBJ8p3IWKTHJHPfrj61vRh7Sajc5MVV9jSc7XPQrPT7aNYJY49rKny/OWAz+OO55q5WT 4Ysp7LRrcXTO13IoeXeclSR938BxWtWUlZtI6INyim1YKKKKksKKKKACiiigAooooAKKKKACiiig AooooAKKKKACiiigAooooAKKKKACiiigAooooAKKKKACiiigAooooAKKKKACiiigAooooAKKKKAC iiigAooooAKKKKACiiigAooooAKKKKACiiigAooooAKKKKACiiigAqpd/wDH1Y/9dW/9AardZ2r3 tvpxtLi7uIrW3SU7pZnCIuUYDJPA5IFNJt2Qm0ldmjRWWfFOigsDq9gCo3MPtKcDdtyef73H14oH inRSVA1ewJYblH2lORu25HP97j68Vfs59mZe2pfzL7zUorLTxToshiCavYMZceWBcod+WKjHPPII +oxRH4q0WYxiPWLBzIQqBblDvJJAA55JII/A0ezn2Ye2pfzL70alcF8ctQj0v4a6jPdanPoumCa2 TUdStrp7R7WzaeNbiTz0KtCFiLkyKylBlgVxkdQnirRJApTWLBgzKoIukOS2do69Tg49cGmt4u0J ImlbWtOWNSoZzdx4BYErk57gEj1waPZz/lYe3pfzL70fPNnBq9ppWg+LNO8caxe6PDZ6jY2On/ab i6lvbNJZmS8Er3GyYi3CMJZY3d2EJEyh38z3P4X+O9O+JfgLR/EmkxzxaffRExLczRTvhWKf62GS SOQZU4dJHVhyGOc1Mnj7w/JqDxr4g0toViVsi8iPJyeufQZ+lWz4z8Pg4Ou6bnaGx9rj6FdwPXpj n6c0ezn2Ye2pfzL70bNFYw8Z+Hycf27pudpbH2uPpt3E9em3n6c0Dxp4fIB/t3TMEEj/AEyPkAZP fsCD9KPZz7MPb0v5l96NmisY+NPDwUE67pgBLDJvI+oAJHXsCCfrQ3jTw+gJbXdMUAlSTeR8EYyO vbI/MUezn/Kw9vS/mX3o8q+Kd5q2i6/4xnfxNqcOkyaFaSNBDIsMemw/ailzPE6KHV/KLs0hYldg K7cc8lpdrqU2n+HvFPhzx7qd/oNrLqNhpFq15c6gdUt2ZzHcCZrjbcrHGGcSTJMzLEmyRNzGT6Cf xn4fiLh9d01DGSr7ryMbSCAQeeMEgfiKgtfG+hslwZ9c01GilkVg11GNqh9ozzx2H1NHs59mHtqX 8y+9Gb8IfH+m/Ez4faVr2kxXkNjKrQot/cQ3E2Y2KEtLDLLHIcr95JGB55zkV2VY58ZeHwWH9uab lRlv9Lj4G7bk8+vH14pB4y8Pkgf25puSMj/S4+Ru256+vH14o9nPsw9tS/mX3mzRXI+K/ihoHhrw xqOrx6lY6g1rbPcR20N5HunIzhVOT1YYzg9+D0r5eb9tLx27kx+HNDEbE7AROTjPAzu5+uK9HC5X isYnKlHRd9Dwsx4hy/K5xhiJ6yV1ZX0+R9f+ILq3sdB1K4vL5tLtIraR5r5WCm3QKS0gJBAKjnkE cdDXx9/wn3hfVvDsFzoXxOvptBklvZvD62njae+uX1ZY7c21pPOlw7TSSEzSCxd3Qq2DGdu1V/4b Q8fHp4c0L/vmf/4umt+2h4/KHHh7QlPTO2fj/wAeru/1fx/8q+88j/XTJ/53/wCAs9D8QeKbn4Ge Ita1nxD4k1XxFo15q0FzLaW84i+wvMGWG2zc3YjxyWMcPlbtkCrC8khMn0cp3KCM4PPIxXxgP20v HisC/hzQtgILYE44787uOO9fT/g/4p6F4p8Mabqst/ZabNdW6zSWc95HvhJXJU8jpgnOBkDOBXFi srxWDipVY6Ptqetl3EOXZpOVPDz1Wuqt+Z2NFYw8ZeHycf27pudu7H2uPpt3Z69NvP05oHjTw+QM a7phyCR/pkfIA3Hv2Bz9K832c+zPe9tS/mX3o2a8x/aI1bSNH+HFxPrXiL/hGLbzV8u9m1yfRLUz YYxpcX0ALwRlgOQV3sFQ7t+1u1PjTw+FBOu6YASQCbyPqACe/YEE/WhvGnh9AS2u6YoBKkm8j4Ix kde2Rn60ezn2Ye3pfzL70fOWm6pc+NfG8Gnw+M9d03xnqFpHbHTpb+eNoNLk0veL1tPWQIp+15/0 gBX3AxiQfdHW/CTx+vhzxXoPgLVtV1HxDqV5pZbT9UadTBcQQM4eby5rmS5be24CVvOARYd8xeQb /WLvxzoVvcwIdd01V8xkl3Xcfy4U8HnjBwPxqy/jLw/GZA2uaapjzvzdxjbg4OeeOSB9TR7OfZh7 al/MvvRsUVjnxloALA65poKDLf6XHwN23J59ePrxR/wmXh/IH9uabkjI/wBLj5G7bnr68fXij2c+ zD21L+ZfebFFYy+M/D7mPbrumt5gymLuP5udvHPPII+tWdO8QaXrDlLDUrS9cLvK206yELnGeCeM gjNJwktWhqrTk7KS+80KKKKg1CkPSlpD0oA/Ozx5/wAjx4i/7CNx/wCjWqTR/iB4i8P6DdaLpurX FjptzKJpYoCFJcY5Dgbl+6M4Izjmu11/4I+NvEvibXNQ03Q2ubSXULhkk+0QrkGQkcM4PQiqX/DO fxE/6Fx//AuD/wCOV5DjUTdkz9chisFOlCNSpF2S3a3OQ8V+MtZ8b6il/rl89/dpEsKyOqrhBkgY UAdST75rKg++fpXon/DOfxE/6Fx//AuD/wCOVW1D4G+N9ChWe+0JoImbYG+0wtk9ccOfQ1PJO97M 1WMwcI8sKkUl5o+y9a/5HHRf+ucn81rTvmD6vZRMAytubB9gazNa/wCRx0X/AK5yfzWtC9/5GDT/ APdf/wBBNeyfjxqkgAknAHeuXvvid4ZsZDGdUjnkEgi2WytLlycBQVBBPt7GrHjWyuL3TYRHDJd2 aTK95ZwnElxCAcoPXnBK/wAQBHfnyHw/psK+I9T1ZtQtk0rS53j0w3IMMZuZGLjKMAS8Yc5AGSVU DpQB7/WXrbCH7LKBhzLs3exUnH6VmeDrecXGo3SRS2ulXLK9vbzja7Pz5ku3+AOSDt9QTgbsVf8A En+ps/8Ar4H/AKC1AGuvQUtIv3R9KWgAooooAKKKKACiiigAooooAKKKKACiiigAooooAZJIIwCQ SScBR1JrC8Q6zptiIo9TlRmDrIkMcbOysOcnHb6gZrcO37QuT8207RnqMjP9K+bvGdxNJFG8QkuL vzOUEuzOfVsHng4rtwtD287XseVmGL+qU+ZK9/62PouxvYtQt1ltp45oyPvKP588VBca3bWt6lrJ K3msQCVgdkQnoGcDapPbcRmvJfhD4viv/Eb2DI1nfLbnfZXLbJOCvIHRh7gkV6bcHUbO+m8mO1Fr cOskks8uHj4C4CYw2dvdlxnvWdehKhPkZrg8ZDGUvaR9Dcw/95fy/wDr0x5PLZFaRFZzhQR1OM8c +gNcS/hW4GrWVxbRRZtyDKUeJWR9xJIzEzHcCAcMmQMEntHbeDLtYJt9vbQyySmVfLVMREo6ll2x Lz8ynkE8csa57M7uZHbXl2thayXEz4ijGW2Rs5/ADJJ9gKhsNWh1JcwNICDtZJbeSNlOM/MrAEe2 Rz2rB0fRbvTPDdxZeUi3BffHEGHlDBBxlIECgkdkPXPNJqdpeXUM17dQRrME2taweZKrIAeMlATn ccjb06Zosw5l3OnecRyrGzhXf7uVOCeeAemeDxSvMEmjiZ1DyZKjaecda4rS9Ja9htLsWdtbeXK0 kdtOjqI+XAKhkDDG4YBCnjtVzwtoUmizeZM9pEpd3MUDLtXIAwNsUYPTOSM89T1osw5o9zftdZt7 27ktopHMiZ5aB1RsHB2uQFbB67ScVa84eeYd6+aF37dp6ZxmuYuNLu5zfqn2FYpkZdhu3eKbJ7xM hSPuSRuyeoPSs2fwVdSaNDaLLZt5Z5hLRiNhuY45gZONw6R9R0HWizHddzvcP/eX8v8A69UItctZ r02qTEyZKhjA4jZh1VZCNrEYPAJPB9KytE0C5sNbN2/k7DbrE8hlWWVyAByfKVgOP7xH+yM1NJpG oTQfYW+zLZxktHOJGMj9dqlNuF6jJ3HOOgzwhm1LOIGjDuqmRti/KeTgnH6GpMP/AHh+X/165O78 HStIq2sNnAoTatypxLF+7KlFGzG3cd3XqTxUnhjwnJpTWzXUUH7jzDGiMjrGW28oFhjVejZwvc8n JoA6QyPDzIVZO7KMbfqPT3qak61HakG2iIJYbBgnqeKAJaKKKACiiigAooooAKKKKACiiigAoooo AKKKKACiiigAooooAKKKKACiiigAooooAKKKKACiiigAooooAKKKKACiiigAooooAKKKKACiiigA ooooAKKKKACiiigArD8VxJNDp6SRpKhvoMpICQfnHYfn6evFblYviYEppuI/NP26H5eePnHPHp1/ Dmrh8SMqutOXozJ8d+KNC8AaULq7soZp5iUgtY41DSkcntwBxk9uOvFeLXHx21aS43xaRpEcAPyx NbFsDPQncP0xT/2g7uafx4IZCfKhtYxGvbBySfzP6V6jpHg3QvFPwy0MaxbxqsdghF3kI8I25JD9 h3549RS5pdyuSPYZ8NfiNo/jwm0l063sdViTf5OwFXUdShx2z09+/Nd8NKslIIs4ARyCIl4/Svlv Q4Lbw98VdKh0XUf7TtkvoY0uUUpvVmCsv5EjPQ9a+rqOZ9w5I9ip/ZVljH2O3x/1yX/CkbSLB0KN ZW7IeSpiUg/pXz18T/GPxSX9o3w/oPh60uH8H7rMXUsGnwMMMzSy7pW1WF+FtyP+PZsKzD5twDer fCldSgPi621TWrzXZrfXZlS5vAilEaGFxEioqqqLvIUYzgZYsxZicz7hyR7FLxHr3g/wT42A1ubT dKjn05fKE8aqHIkbOOPpQfi78LicnXtDJxjkL/hXhH7bf/I2eG/+vKT/ANGV83V9xl2RUsZhYV51 JJu+1u7R+RZ5xhicqzGrg6dGDjG2rvfWKffzP0HHxc+FwORr2hg9Oi/4Uf8AC2/haP8AmO6H+S/4 V+fFFel/qzQ/5+S/D/I8H/iIGM/58Q/H/M/Qf/hbnwuwB/b2h4HOML/hR/wtz4XYx/buh4+i/wCF fnxRR/qzQ/5+S/D/ACD/AIiBjP8AnxD8f8z9Bz8XPhcxJOvaGSeSSF/wqCz+LXwxWOTfruiAtI55 C8gsSO1fn/RR/qzQ/wCfkvw/yD/iIGM/58Q/H/M/QcfFz4XDONe0MZ68L/hQfi58Ljj/AInuh8ey /wCFfnxRR/qzQ/5+S/D/ACD/AIiBjP8AnxD8f8z9CP8Ahbvwu4/4n2h8dOF4/SkHxc+FykEa9oYI 5BAX/Cvz4oo/1Zof8/Jfh/kH/EQMZ/z4h+P+Z+g//C2/hb/0HdD/ACX/AAqC/wDi18MHsLlE13RC zRthQF5ODjtX5/0Uf6s0P+fkvw/yD/iIGM/58Q/H/M/Qf/hbnwu/6Duh/kv+FB+LnwuY5OvaGT05 C/4V+fFFH+rND/n5L8P8g/4iBjP+fEPx/wAz9CB8XfhcDka9oYOMdF/wpB8XPhcOmu6H+S/4V+fF FH+rND/n5L8P8g/4iBjP+fEPx/zP0H/4W58LsAf29oeBzjC/4Uf8Lc+F2Mf27oePov8AhX58UUf6 s0P+fkvw/wAg/wCIgYz/AJ8Q/H/M/QC5+LXwwe5t2Gu6IQHJY4X+6evHrVg/F34XEknXtDyevC8/ pX570Uf6s0P+fkvw/wAg/wCIgYz/AJ8Q/H/M/QcfFz4XAEDXtDGeDwvP6V1mgy+HfFGlw6jpUdjf 2Eu4RzwxKVbBIODjsQRX5mV98fss/wDJDvD/APvXP/pRJXiZvk9PLqCq05ttu2vo/wDI+t4Z4nr5 5jJYatSjFKLlpfo0ur8z0v8AsXTzj/QLbjp+5Xj9KyFsrWy8cWgt4obdm06fKRqVLYli5wBtOM9z nnjvjpK8T/aQ1PTNKsbebVPEg8MRm2lFvcza5daNBJcb08pJruAZjTPO0keYwSPkOyn5Wm229ej/ ACP0atGKUWl1X5ntlFeN+M7LT/iP4b8FQPq3iCz1i5ubaDdp2t3mlzwM0AuJftMVrPGC/lISEkDA Fx8pBOanw/8AiTqPi343X+lT+ItIuILC11CJvD2nh1utNMdxbpH9tzM4eR0zIjeXHhZOAwO44HWe 30h6UtIelAHOeBP+QZef9fs38xXSVzfgT/kGXn/X7N/MV0lABXE/Fj/kAWv/AF9L/wCgNXbVxPxY /wCQBa/9fS/+gNQBoa1/yOOi/wDXOT+a1d1p3tru2ukTzDFnK5xkHIP86pa1/wAjjov/AFzk/mtb 11AJlwRQBDp2s2uqAiF8Sj70T8Ov4f1FTW9hbWi7YLeKFd7SYjQKNxOS3Hc9zXPahoQdxIhMcinK uhwwPsafb6tqlrEYpI47puiysdpH1A6/pQB0NxcxWkTSzSLFGvVmOBWDcamuuTxJBGwt4n3+Y4wW OCBgenJ61TGmXOp3AmvZTMwOVXoqfQdq3bKwWBRgYoA0V+6KWiigAooooAKKKKACiiigAooooAKK KKACiiigAooqteXRgCpEokuJOEQ9PqfYU0ruyJbUVdjL2U+YkUJH2ojK8ZCjuW9vbv8Ahxw3jXwV p9zBbOI5LKdrlDJJGAyyMQcnH9eK72ztBaoxLGSZzukkPVj/AEHoO1ZPjD/jzsv+vtP5NXRSk4zX IzixNNVKTdRX/Qjj8G6KtoIJNOE5/wCesgzJn1DdV/DFY154Y1rTLiWfTr+TVLdxj7JqGPNQYxhJ Rgngnh89etd3RUKrLZ6rz/r8jV4anvFcr7rR/wDB+d0cV4e8Y6T/AGq9jcSz6bqbgKthqEZhc8kn YWOJOW6qTXY+d/sP+VVNZ0HTvEVk1pqdlDfW7f8ALOZAwB9R6H3Fct/wiGveFwW8M6wbm1XppOss 0sYHPEc3309gdwrVRpVPhfK/Pb7/APNfM53UxNB+/Hnj3jo/nF7+qd+0TtPO/wBh/wAqPO/2H/Ku RtfiXa2tyln4jsp/DN4x2qbzDW0hz/BOPkP0OD7V2EciyorowdGGVZTkEeorGpSnS+Nf5fJ7M6aO IpYi/s5XtutmvVPVfNDfO/2H/Kjzv9h/yqSisjpIjID1jY/gKaSh6wk/8BFT0UCsVykR624/75FN 8qD/AJ9gPooq1RTuxcq7FXyov+eLD6f/AK6PLj/55yj6MR/WrVFF2HLHsUjbtcDaPNhQ8MWlO4/T n9f/ANdSfYgDkTTD238VZoouw5Y9iv8AZX7XMw/75P8ASj7PKP8Al6kP1Vf8KsUU+Zi5F/TK/kzj pcfmgo8u5H/LaM/WI/8AxVWKKLsORf02V8XQ/ihb/gJH9aN10P4IT/wMj+lWKKL+QcvmV/MuR1gj P0lP/wATR58462x/BxViii67Byvv+X+RX+0yDray/gVP9aPteOsMw/4Bn+VWKKLrsFn3K/22Puso +sTf4UfboB1cr/vKRViijQLS7/195XF/bH/l4iB9C4FSLcRP92VD9GFPIB680xreJ/vRo31UUaB7 w8EHpzS1AbC2PPkRg+oQCk+wwDopX/dYj+Ro0C8u39fcWKKr/YkHR5l/7asf5mj7Kw6XEw/FT/MU WXcLy7Fiiq/kTDpck/7yA/yxRsuh/wAtYm+sZH/s1FvMOZ9vyLFFV83Q/ghb/gRH9DR504624P8A uyA/zxRYOZFiiq/2px962lH/AHyf5Gj7ag+8kq/WJv8ACjlYc8SxRVf7fbjrMq/7x2/zqRJ45Puy K30YGlZjUovZklFFFIoKKKKACiiigAooooAKKKKACiiigAooooAKKKKACiiigAooooAKxfEyF000 BC5+3QnABPRwc/h1/CtqsTxQm9NNHzf8f0B+UZPDg1cPiRlV/hy9Gcf8Y/hhL42t4NQ03b/atshT y2IUTR5ztyehBJxnjk14trI8aXlnaaHfWmp/ZrVBFFZrbsqkDpwB82OxOa+tKKg1PEPg38Ir3TdT i13W4TbNCCba0f7+4jG9h2xngdc88Y59voooAKKKiuYWuIHjWaSBmGBJFjcvuMgj8xQB498YPgta fGHxpZx3epz6cLHT9ymGMPu3SN1z9K4//hiLR/8AoZ77/wAB0/xr23TLKSx8b3KyXtxeltOjIe42 ZH71+BtVa6mvVo5rjMPTVKlUtFdLL/I+cxfDuVY6tLEYiipTlu7vordH2R80/wDDEWj/APQz33/g On+NH/DEWj/9DPff+A6f419LUVv/AG3mH/P1/cv8jk/1SyT/AKB198v8z5p/4Yi0f/oZ77/wHT/G j/hiLR/+hnvv/AdP8a+lqKP7bzD/AJ+v7l/kH+qWSf8AQOvvl/mfNP8AwxFo/wD0M99/4Dp/jUVt +xRo86Mx8TXww7L/AMe6diR6+1fTdVdP/wBVJ/12k/8AQzR/beYf8/X9y/yD/VLJP+gdffL/ADPn P/hiLR/+hnvv/AdP8aP+GItH/wChnvv/AAHT/Gvpaij+28w/5+v7l/kH+qWSf9A6++X+Z80/8MRa P/0M99/4Dp/jR/wxFo//AEM99/4Dp/jX0tRR/beYf8/X9y/yD/VLJP8AoHX3y/zPmn/hiLR/+hnv v/AdP8aiu/2KNHtrWaUeJr5iiFsG3TnA+tfTdVdT/wCQbd/9cm/kaP7bzD/n6/uX+Qf6pZJ/0Dr7 5f5nzn/wxFo//Qz33/gOn+NH/DEWj/8AQz33/gOn+NfS1FH9t5h/z9f3L/IP9Usk/wCgdffL/M+a f+GItH/6Ge+/8B0/xo/4Yi0f/oZ77/wHT/Gvpaij+28w/wCfr+5f5B/qlkn/AEDr75f5nzT/AMMR aP8A9DPff+A6f40f8MRaP/0M99/4Dp/jX0tRR/beYf8AP1/cv8g/1SyT/oHX3y/zPmSX9ijR45oE /wCEmviJGIJ+zpxwT6+1S/8ADEWj/wDQz33/AIDp/jX0Zdf8fVn/AL7f+gGrVH9t5h/z9f3L/IP9 Usk/6B198v8AM+af+GItH/6Ge+/8B0/xr274a+BYfht4NsfD1vdPew2pkKzSKFZt7s/IH+9iuoor lxOY4rFw9nXndb9P8j0cDkeXZZVdbCUlGTVr3e2j6t9kFYcwP/CbWZ2gj+zp8t8+R+9i44+X8+eO ON1blYcyZ8bWb+VnGnTjzdrfLmWLjOdvOOhGfl46HPFT3fo/yPUr/DH1X5m5RRRWR0hSHpS0h6UA c54E/wCQZef9fs38xXSVzfgT/kGXn/X7N/MV0lABXE/Fj/kAWv8A19L/AOgNXbVxPxY/5AFr/wBf S/8AoDUAaGtf8jjov/XOT+a101czrX/I46L/ANc5P5rXTUAFFFFABRRRQAUUUUAFFFFABRRRQAUU UUAFFFFABRRRQAUUUhIUEk4A6k0AR3NwttEXYFj0VR1Y9gKjtLdk3SzYNw/3iOijso9hUVqPts32 twdgyIVPp3b6n+X1q9Vv3dDKPvvm6dP8wrI8QXFvFHAtxEzoJAwbHAIBx+PB/rWvWH4mSCEWtxJH I8jSCAbZWUAEHPAOO1ELuSsOo0oNy2L9vq0N1cCFAd+0k5K8EEgjGck5B6ZFXarRadbwOjIjApna C7EDOcnGcZ5PNWag0CiiigCK5tYb2B4LiJJ4XGHjlUMrD0IPWuRf4cjR2abwtqc/h+QnP2QfvrNj 7wsfl/4AVrs6K2hVnT0i9O3T7tjmrYalXac46rZ7NejWq+TOM/4TTVPDx2+J9GeGAddU0sNcW2M9 WTHmR/iCPeun0rV7HXLNLvT7uG9tn+7LA4dT+I/lVyuX1T4d6Xe3b31iZtD1RuTe6Y/lMx/21+6/ /Aga05qNT4lyvy1X3br5P5HPyYmh8D512ekvk1o/RpecjqK51fHVhNNFBBb381xLcT2scX2R490k KlmXc4VVyFO0sQG6jI5qmdR8T+GoFF7Yr4lgUnddaftiuAueMwsdrH/dbnH3aXQtV8L+KJmSzlAv o5nuZLSZnhuIpHQoxMbEMPlZh0x3HrUSoTS5lqu6/rT52NYYulKSpy92T6PR/Lo/k2bPhrXk8TaN BqMdpcWUcpYLFdbN+AxXOUZlIOMggkEEHvWpUFjZQabZW9pbRiK2t41iijByFVRgDn0AqesDsCii igAooooAKKKKACiiigAooooAKKKKACiiigAooooAKKKKACiiigAooooAKKKKACiiigAooooAKie2 hk+9EjfVQaloo2E0nuV/sEA6RhP9wlf5UfYwPuyzL/wMn+easUVXM+5PJHsV/ImX7tyT/voD/LFG Lpe8Mn4Ff8asUUXDlXQr+dOv3rfP/XNwf54o+2BfvxSp/wAAJ/lmrFFF12Cz7kC31uxx5yA+jHB/ I1MCGGQcj1FDKGGCAR6GoDY25OREqH1T5T+lGge8ixRVf7Ky/cnlX2JDD9c0Yuk6NFKPcFT+fP8A Ki3mHM1uixRVf7TIn+st3HumGH+P6U5LyF22iQBv7rfKfyNHKw54k1FFFSWFFFFABRRRQAUUUUAF YnigKU03cSB9ug6LnneMfrW3WJ4nIVNNJOB9ugH3Qf4x6/z7VcPiRlV/hy9GbdFFFQahRRRQAUUU UAfK/wC134v1zwp4u0FtF1e90pprFxIbOdot4EhxnaRnqa8H/wCFxeOv+hw1v/wPk/xr6H/an+G/ iT4ieMNFTw9pjai1rYM0wWWOPaGkOPvsM9D0rxf/AIZm+Jf/AELEn/gXb/8Axyv07KKuBjgaarSg pa3u1fd9z+f+J8Pm883rSwsKjh7tuVSt8K2tpv8AiYH/AAuLx1/0OGt/+B8n+NH/AAuLx1/0OGt/ +B8n+Nb/APwzN8S/+hYk/wDAu3/+OUf8MzfEv/oWJP8AwLt//jlex7bLf5qf3xPlvquf/wDPut90 zA/4XF46/wChw1v/AMD5P8aP+FxeOv8AocNb/wDA+T/Gt/8A4Zm+Jf8A0LEn/gXb/wDxyj/hmb4l /wDQsSf+Bdv/APHKPbZb/NT++IfVc/8A+fdb7pmB/wALi8df9Dhrf/gfJ/jX1v8Asna/qfiT4aXd 3quoXOpXX9qSoJrqVpGC+XGcZJ6ZJOPc18z/APDM3xL/AOhYk/8AAu3/APjlfUf7MHg3WfA3w7ut O1yyNheNqUsoiMiv8uyNc5UkdVYfhXz2e1MHLB2oSi5XW1r/AIH23B9DNaeZqWMhUUOV/EpWvp30 PXqKKK/Oj9zCiiigAqrqf/INu/8Ark38jVqqup/8g27/AOuTfyNAFqiiigAooooAKKKKAKt1/wAf Vn/vt/6AatVVuv8Aj6s/99v/AEA1aoAKKKKACsKeEnxvZS+UxC6dOvm7DhcywnbuzgE4zgjJ2nBG DndrCnQHxzZPsYkadON4jyozLDwWzwTjpjnB5GOdae79H+RzV/hj6r8zdooorI6QpD0paQ9KAOc8 Cf8AIMvP+v2b+YrpK5vwJ/yDLz/r9m/mK6SgArifix/yALX/AK+l/wDQGrtq4n4sf8gC1/6+l/8A QGoA0Na/5HHRf+ucn81rpq5nWv8AkcdF/wCucn81rpqACiiigAooooAKKKKACiiigAooooAKKKKA CiiigAooooAKo6gTcyx2a9JPmlPog7fiePzq9VW1hInuJ2wWkYBcdlHA/qfxq46amc05Wj3LIAAA AwB2FLRRUGgVwPxLvNV002T2iC5tpJ1PlsudjgHpjsfT2Nd3LIUAwu5mOFH+e1c/4j1vT9PESXtw zuJV2pCgO1wcg8g4P41vRbU00rnJioxlSalLl8zY0uO4jsYvtcnmXLDdIegBPYew6fhVuqFlOmoR eZBfSOO4wmR9RtqC41O3tb1LWS9ufNYgErBuRCegZwm1Se24jNYu99TpjblVnc1qKg+zyf8AP1L+ Sf8AxNV5J0hleN72ZWQAt8i4UHOMnbgdD/k0ii/RVG4mS0lgjlvZUedtkY2qcnGf7vH41P8AZ5P+ fqX8k/8AiaAJ6Kg+zyf8/Uv5J/8AE0fZ5P8An6l/JP8A4mgCesfxD4Q0jxTGq6lYxzyJ/q5xlJYj 6o4wy/gauzj7MgaS7lVSyoDtU8k4H8Pqal2yxLkOZsdQwAJ+hGB/ntVRnKD5ouzM6lOFWLhUimn0 epx/9ieKvC53aTqa+IbEH/jw1hts6jjhLhRz3++D9at6b8RtOmuo7HVYZ/DupvwttqahBIf+mcmS j9Oxz7V1KMHUMOhGRUGo6ZaavaSWt9aw3ltIMNDOgdT+Brp9tGp/Fj81o/8AJ/dfzOH6tUo64edl /LLVfJ7r72l2LNFcZ/wg1/4fO/wvrEljEOf7Mv8ANxaHnouTvj7/AHTj2rnPHnxqvvhj4efUvEXh m5iEEsSyyWb+dBKjPtYxyYG1hncFkC5AxnnNOOGdVpUXzX6bP7v8rkzx8cNFyxcXBLrvH71+qTfR Hq1Fc/o3jbTPFHh6x1fQZ01W3vwPsxjbAJwSQ5x8m3B3ZGRgjBOAYdd1KPSjEb/xDLZStx5VpDHg jJwdrI7DjjOccfhXN7OfNyW17Hd7amoKrzLl730+86aisO1sJr6BZrfxJfTRNyHRbYg/+Qa5TW/i Donh7xXbeHb3xVrg1KZo0Z4NJM9rbtJ/q1uLmO1aG3Z8jaJXQtuXGcjMtW0Zqmmro9HorI/sW8/6 D+o/9+7b/wCM1i3+s2emX9zZ3XirUoZrVY3nJtovLhVw5RnfyNqg+U4yT1wOrKChnY0V5n44+I+j fDzVLXT9Z8Q+J/tE8JuM6d4flv4oIg20yTyW9nIkCZz80pUYBOcAkdfBYT3cEc8HiS+mhlUOkka2 zK6kZBBEWCCO9AG7RXP/AGO4N4bb+3tW8wRiTd9mh2YzjG/yNuePu5z3xioL4/2bd6fbXPibUY57 +YwWy+TAfMcRtIRkQ4HyoxycDj1xQB09FY8091o8Pmyzm/tI1zKzoFmUc5f5QFYDj5QoOAcbjhTq bx60ASUVHvHrRvHrQBJRUe8etG8etAElFR7x60bx60ASUVHvHrRvHrQBJRUe8etG8etAElFR7x60 bx60ASUVHvHrRvHrQBJRUe8etG8etAElFR7x60bx60ASUVHvHrRvHrQBJRUe8etG8etAElFR7x60 bx60ASUVHvHrRvHrQBJTXjWRcOoYejDNN3j1o3j1oAj+xIn+qZ4T6IePyPFGbmLqFnX/AGflb/D+ VSbx60bx61XM+pHIumg2O7jkbZkpJ/ccYP8A9f8ACpqhkWOZdrgOPQiocyW3KMZox/A33h9D3+ho snsF2ty5RUcM6Txh0O5T3p9SUnfVC0UUUDCsXxMSqabjbn7dAPmAI++PX/8AX6c1tVi+JgxTTdu3 P26H7+MY3jPXv6d89OauHxIyq/w5ejNqiiioNQooooAKhu5JYrd3gh8+UfdjL7d349qoap4o0zRr 62s7y68m4uMGNNjNnLrGOQCB8zqOfc9ASKPgv4g6H8Qba6uNEuLiaO2l8pxdWU9ox7q6LMiF42HK yKCjjlWIoAh0y4urjxvcm7tFtHGnRgKsokyPNfnOBXU14V8dPjVc/B3xnp8sGlxan9u0/aRJMY9m 2Q+gOetef/8ADb+o/wDQqWv/AIGN/wDEV7WHyfG4qkq1KF4vzXp3PlMbxRlWX4iWGxNS042uuWT3 V+i7M+taK+Sv+G39R/6FS1/8DG/+Io/4bf1H/oVLX/wMb/4iuj/V/Mf+ff4r/M4v9dMk/wCfz/8A AZf5H1rRXyV/w2/qP/QqWv8A4GN/8RR/w2/qP/QqWv8A4GN/8RR/q/mP/Pv8V/mH+umSf8/n/wCA y/yPrWqun/6qT/rtJ/6Ga8l+BHx6u/jFqeq20+kQ6YljCkgMcxkLlmI7gYxj9a9a0/8A1Un/AF2k /wDQzXjYnDVcJUdKsrSR9RgcdQzKgsThpXg72dmtnbqWqKKK5j0AooooAKq6n/yDbv8A65N/I1aq rqf/ACDbv/rk38jQBaooooAKKKKACiiigCrdf8fVn/vt/wCgGrVVbr/j6s/99v8A0A1aoAKKKKAC sOdQfG9k3O4adOP9WCMebD/FnI6dMc+owM7lcD4+8eaL8O/Eenalrc1zHby2k1vHHZabNfTyOXjb CxwI8pwqsx2qVCqzMQFzWtPd+j/I5q/wx9V+Z31Fcf4q+LfhXwZZ6Nd6nqE32bV8G0lsrG4vFMZA Jmcwo/lQgMpaaTbGu5dzDIro5NZs4tXt9LabF9cQSXMUW0ndGjIrtnGODInBOeeOhrI6S7SHpS0h 6UAc54E/5Bl5/wBfs38xXSVzfgT/AJBl5/1+zfzFdJQAVxPxY/5AFr/19L/6A1dtXE/Fj/kAWv8A 19L/AOgNQBoa1/yOOi/9c5P5rXTVzOtf8jjov/XOT+a101ABRRRQAUUUUAFFFFABRRRQAUUUUAFF FFABRRRQAUUUUAMlAMT5AYbTkHoaytO0d7GS3K+WqIoLbDjkg5AGOmSD+FaV3GZbWZF+8yMB+VJY yCWygcdGjU/pVW0uRf3rE9FFFSWRHb9oXP39h2/TIz/SvH/Em4wQZPzfaF5Prg17DLGZACp2upyp 965HxvpNtcQWry27pKblRvtyPm4PUH/PvXXhpqE9Ty8woyq0rx6DfB5P9qt6eUc/mK1Lme5s9RuE t3tfInkDySTF98ZCgEKgUh+AP4hjPOav2UMWnx7ILKRPU/Lk/U7qr3Fh9qlmeQXbeZwF/dYQYxhe 47/nWFSSnK6OvD0nShys58eEpJtVs57RogID+9kTahV9xLMjNCxYkHB2uvTBPpMfBk8tnNC1np0S sRmFGJSUhXG5vkHLFgTwe/JroLSBbKWSSO3ny4AIxGAACT2Iz16nJq39qf8A59pv/Hf/AIqszpMj VvDtzqt0JlvXsvJjCwxwBCpbIY7tyEgZVfu4OBWK/h+8lEsx0y0ZpJyGRnbNwPNJ/e/JwoGcH5uG PA6HsftT/wDPtN/47/8AFUfan/59pv8Ax3/4qgDmZvB7tbbms7C9lBUfZrgkRMgB+QtsPyqSCPlP 3RwOxd+D72aGWEXMbRGAEbjyZtqqSdysNpVcchvvHINdN9qf/n2m/wDHf/iqPtT/APPtN/47/wDF UAcpp3hC8tfsPmwWcjQspEjyhmtwJNxWPbCgww6gBcYHWuzqv9qf/n2m/wDHf/iqXfLMMKvkgjlm wWH0HT/PSgB0G3a2z7u9vzzz+ualpqII0VV6AYFOoAK5nxl8N/DvxCFqniLTv7UhtWLxQSzSCIMf 4iisFY9gSCRk4xk56ao57iK1heaaRIYkG5pJGCqo9ST0q4SlCScHZ+RlVp06sHGqk49U9V+JgaB4 X8P+EL2Gx0bSrLSFaGSSOGygESt80YkZgoAJOIhk88V5R4p3/wDCSap5m7P2mTG703HH4YxXrNrq aeLFafT1mihtnD2uoOn7uZ8MG2qeWTBxnjO47SCAah1e0S/VBqegNqEqsdslo6dB0JLMhGeu3kD1 Nd1Cu8NVbqptvfueNjMHHH4eKw7SS27f8N2MH4Qbtmq5zszFj0z8+f6Vh63feIPDfjzV7HRNQ8Jj TNYv7We+udVvpVvdPlkjSJYktViKXBkWH5d0sRXcThwOfQ7bV3s4Vhg8O38MSjCon2cAfh5tZuoR jUruW4l0XV1eUWykI9sB+5lMqY/ed2JB9umOtcter7ao5pWuelg8O8LQjRbvb/O584Q/s3XurfEj w5qvh6SytH0J1XVJkSLT7m1umleSSeB59KmmlMyMocxXFtvVArMykbdGb9lnVr3wrqmlzeGfBGnQ 3DRl9MtZ5JLTUHjt7qMz3GbVcSTPNGz/ACOR8xLSEDd9CaddvpC3XlaJqsjXNw9zI8jW5Ysx6cSD gABR7KOtJdeJ7hAf+JHqI/4FB/8AHawOw4/xlpvjey8V2uo+E9I8OXdrcaUum3Q1PV57M2REhYPE kdpKJgAx+UtF90DIzkeKQfsp61a+LPEgnu9P1TQNU0k6Y09zcW0clzF5aRiC4hXTfOkiUK2A99Io 4xGOgq/tT+LNRXxHor2zX+k5tnVk84IXw/B+RiD1PX3rw/8A4S/W/wDoMX//AIFP/jX12D4fli6E a6qW5ulv+Cfmmaca08sxlTBug5OD35rX0T7eZ9AfE79l7Ude8PyaP4cg8P2miQXJe18P7baGyMHm zOsRjn0+7gRV80OB9ncbl42nDjq/Bvwe1jQPiH4f1y9sNDu5LCOIz+I575p9YdVsWt/sZItI1eJZ D5gfcgJdj5SHk/Kn/CXa1/0GL/8A8CX/AMaP+Eu1r/oMX/8A4Ev/AI12f6rT/wCfy+7/AIJ5f/ER KX/QM/8AwJf5H6Sf2kP7wqjoWp2/9i2H2UkW3kJ5QbqE2jbn3xivzoPi3WWBB1e/IPBBuX/xpf8A hLta/wCgxf8A/gS/+NH+q0/+fy+7/gh/xESl/wBAz/8AAl/kfpJ/aQ/vCj+0h/eFfm3/AMJdrX/Q Yv8A/wACX/xo/wCEu1r/AKDF/wD+BL/40f6rT/5/L7v+CH/ERKX/AEDP/wACX+R+kn9pD+8KP7SH 94V+bf8Awl2tf9Bi/wD/AAJf/Gj/AIS7Wv8AoMX/AP4Ev/jR/qtP/n8vu/4If8REpf8AQM//AAJf 5H6Sf2kP7wo/tIf3hX5t/wDCXa1/0GL/AP8AAl/8aP8AhLta/wCgxf8A/gS/+NH+q0/+fy+7/gh/ xESl/wBAz/8AAl/kfpJ/aQ/vCj+0h/eFfm3/AMJdrX/QYv8A/wACX/xo/wCEu1r/AKDF/wD+BL/4 0f6rT/5/L7v+CH/ERKX/AEDP/wACX+R+kn9pD+8KP7SH94V+bf8Awl2tf9Bi/wD/AAJf/Gj/AIS7 Wv8AoMX/AP4Ev/jR/qtP/n8vu/4If8REpf8AQM//AAJf5H6Sf2kP7wo/tIf3hX5t/wDCXa1/0GL/ AP8AAl/8aP8AhLta/wCgxf8A/gS/+NH+q0/+fy+7/gh/xESl/wBAz/8AAl/kfpJ/aQ/vCj+0h/eF fm3/AMJdrX/QYv8A/wACX/xo/wCEu1r/AKDF/wD+BL/40f6rT/5/L7v+CH/ERKX/AEDP/wACX+R+ kn9pD+8KP7SH94V+bf8Awl2tf9Bi/wD/AAJf/Gj/AIS7Wv8AoMX/AP4Ev/jR/qtP/n8vu/4If8RE pf8AQM//AAJf5H6Sf2kP7wo/tIf3hX5t/wDCXa1/0GL/AP8AAl/8aP8AhLta/wCgxf8A/gS/+NH+ q0/+fy+7/gh/xESl/wBAz/8AAl/kfpJ/aQ/vCj+0h/eFfm3/AMJdrX/QYv8A/wACX/xo/wCEu1r/ AKDF/wD+BL/40f6rT/5/L7v+CH/ERKX/AEDP/wACX+R+kn9pD+8KP7SH94V+bf8Awl2tf9Bi/wD/ AAJf/Gj/AIS7Wv8AoMX/AP4Ev/jR/qtP/n8vu/4If8REpf8AQM//AAJf5H6Sf2kP7wo/tIf3hX5t /wDCXa1/0GL/AP8AAl/8aP8AhLta/wCgxf8A/gS/+NH+q0/+fy+7/gh/xESl/wBAz/8AAl/kfpJ/ aQ/vCj+0h/eFfm3/AMJdrX/QYv8A/wACX/xo/wCEu1r/AKDF/wD+BL/40f6rT/5/L7v+CH/ERKX/ AEDP/wACX+R+kn9pD+8KP7SH94V+bf8Awl2tf9Bi/wD/AAJf/Gj/AIS7Wv8AoMX/AP4Ev/jR/qtP /n8vu/4If8REpf8AQM//AAJf5H6Sf2kP7wo/tIf3q/Nv/hLta/6DF/8A+BL/AONH/CXa1/0GL/8A 8CX/AMaP9Vp/8/l93/BD/iIlL/oGf/gS/wAj9JRqS5+9Ui6gpPWvzW/4S7Wv+gxf/wDgS/8AjR/w l+t/9Bi//wDAp/8AGj/Vaf8Az+X3f8EP+IiUv+gZ/wDgS/yP0qiuBHeDacLKDkD+8O/5fyrRSTdX yB+yXr17f67rZvb24uykcWzz5WfbnzM4yeM4H5V9ZWk+8da+WzDCPBV3Qcr2tqfoWS5ks2wccZGH KpN6Xvs7GiDmlpiHIp9ece6FYvicbk00cf8AH9AeSB/GPX/PpW1WJ4oClNN3AkfboOjAc7xj/wDV 3q4fEjKr/Dl6M26KKKg1CiiigDwH4gfspWPj/wCPelfEi4vraCbTzatHEdI0yeQmFZSMyy2Tz8u0 f3ZlwA2MHbt734XeF/E2i6n4k1LxKmmW1xqdwjiDTL+4vUkZAVM+6dFaHeuwC3XckWz5WYsxr0Go rm5hs4HnnlSGFBueSRgqqPUk9KAPkX9tv/kbPDf/AF5Sf+jK+bq/RoQaB4w8bSu8Wna1FDp6AMyx zhCZG474PStr/hBfDX/QvaV/4BRf/E19pl/EEMFhoUHTbtfW/dtn5TnXBdXNcfUxka6ipW0s3sku /kfmXRX6af8ACC+Gv+he0r/wCi/+Jo/4QXw1/wBC9pX/AIBRf/E16H+tVP8A59P7/wDgHif8Q6r/ APQSv/AX/mfmXRX6af8ACC+Gv+he0r/wCi/+Jo/4QXw1/wBC9pX/AIBRf/E0f61U/wDn0/v/AOAH /EOq/wD0Er/wF/5nzH+xD/yH/FP/AF6w/wDobV9Xaf8A6qT/AK7Sf+hmodN8PaVo0jyafplnYu42 s1tbpGWHoSoGam0//VSf9dpP/QzXx2Y4tY7EyrpWvbT0Vj9SyLLJZRgIYOUuZxvrtu2y1RRRXmHv hRRRQAVV1P8A5Bt3/wBcm/katVV1P/kG3f8A1yb+RoAtUUUUAFFFFABRRRQBVuv+Pqz/AN9v/QDV qqt1/wAfVn/vt/6AatUAFFFFABXmHxS0bxDqXi/w1d+F4dKutV06K5mFrq9y1tFLG6iF/wB6kcjq VEu4AIVYqFYrkMPT6w5h/wAVvZn5P+QdP1Kbv9bF0z82PXHHTPO2tae79H+RzV/hj6r8zzPxN8K/ Fj6FoekaMdGnhttHl8N3Vzf3csTC1lihD3SIsL5kV4SBCWCsGBMqkYqT4b/B7UfB/wAU9V8QT6T4 etYJo7yNtYsJnbUdVM00Ukb3amBApiRDEP3knyquCo+UeyUVkdIUh6UtIelAHOeBP+QZef8AX7N/ MV0lc34E/wCQZef9fs38xXSUAFcT8WP+QBa/9fS/+gNXbVxPxY/5AFr/ANfS/wDoDUAaGtf8jjov /XOT+a101czrX/I46L/1zk/mtdNQAUUUUAFFFFABRRRQAUUUUAFFFFABRRRQAUUUUAFFFFABVOx/ cNLan/lmdye6nkfkcj8KuVUvUdGS5iXc8Wdyj+JD1H17iqjroZz097sW6KZFIs0aujBkYZBHcU+p NNwrB8Yf8edl/wBfafyat6sfxBdLCIEa3E43bwOCcgHkDHbufcda0g7STMa0eeDibFFZ1rq32q4j j8rYrAjeScFgSCF+XB+6T1H0rRrM2CiiigAooooAKKKKACiivO7r4z6b/auo2OnxR6hJYXMdtIEu k3yMxcFY413OzBkZQMDJUnIUbi0r7CbS1Z6JVe+1C10u1e5vLiK1t0GWlmcIq/UmsA6j4i13iwsY 9DtT/wAvWpDfMR6rCpwP+BMO3y1PZeCrGK6S8v2l1nUEOVub9g+w/wCwgARO/wB1RXR7OMP4kvkt X/kvz8ji9vUq6UIfN6L7t39yT7lc+K73Wfl8P6Y91Gf+X++zBbj3UEb379Fwf71Ph8HHUJo7jxBe HWZkIZLcoI7WNhyCIudxB6Fyx9MV0tFL23LpTVvz+/8AysH1Xnd68uby2j93X53EAAGBwKWiiuc7 goopD0oAhlPFYWqzFVNbk/3TXM602FagD5G/a1uPM8S6Ic9LaQf+PCvBvM969p/avl/4qPRf+veT /wBCFeFebX65kz/2Cl6fqz+Z+KY3znEeq/JHpo+HejaPp2iy+JvFD6Pe6vCtzDa22nm58mFvuSTN 5ibQcdFDHHas5fhb4iu4LS60+3i1Gxv7h7awuIZ41N4VcoTHGzB8AqSSVGBycDmtC/8AGfg7xtY6 BJ4mGt2OqaXax2EzaXDFMl5DHnYcvIvlPg4Jw49q0dB+MujeGr/wU9lp141poq38FxDceXI5iuJG K7GxtZgrc7lAJGMY5q/a4qMbxTctbppW62s1bfRbv7zNYbL5ztNqMNLNN8zu4p8yd1onJ2SWq00O ek+FHitNTsLBNNS5nvhIbd7W7hmhfZ9/MqOUXb3ywx3rcn+CWo2mlafcS3SyXV3Y3d75Vs9tJDEs LooZpzOIyhDgl1J2/wB0841IPjbo9hcwaes+o3vh6a3vLe6SHSLHTXh85QoeJLfhnAHJZhn0FVF+ KnhbSPC0Gh6ausXUcGi6lpwuLq2iiLy3LxurbVlbao2tnkkcde2br41uOi+Sfn326ab+ZtHB5VFT bk3p1ktH7u1lr9rW9vK+pieKfhhN4X+JVp4Tl1OC4FzcW8K3kJjcqJNoy0au20gt91iCQAehFaGo /C3TJZfEtloXiG41HWNAMzXFjeacLYzRxMVkeFllk3YxnBCkis/xZ8QNE1f4sab4tshqH2cXNrc3 VvPAiPGYvLDLGRIQ+QmQTt69BWpd/EnwrouqeLtc0FtYvtd177THEb+1itobKOdiXPyyyGRgDgH5 R3xV+0xXLDe9lfTS91e/b8PIy9hl/tKui5eZ2953UbO3Lrq723T8+pz8vwr8VQ6Yt++mAQmOOYxi 5hM6RyHCO8O/zEUk/eZQKvTfBrxRpl7bRanYeRE99Fp8ptLm2uJYZZDhFaMSjaT23lQfWup1r486 VqTT6lbteWGpXltDb3VpDoun7SBsEg+2Y85kIThSAc4+bAGK6/G7Qxr3iC+NrqHlah4isdWiHlpu WGGTc6t8/DEdAMj1IqViMc1dwX3Py8+muuqdjR4LKFKyqSfzVtpO+ivrZK2jVzloPhN4ov1uJbLT jLbxzzwxCa4gimnMRIfy4jJukIxz5e4A5GTWh4R+C+ueJIFu7ox6XYSWE2oQyPJE8skaKSGEPmCT YxGN+McjrXUH4/aPdQWMzG90zUNNnuWtpINFsLtpEeRnjPmz5eBhuwdu4ccCqln8ZvDFxqVt4g1J NYGvJob6RLbW9vE1szmNkWUOZAwByMrt4zweMGXiMc4tcqXybfX5a6a7LqjSOCyhTi/aN7Xu0l0v 56aq2je6Z495nvR5nvVPzaPNr3OY+Q5C55nvR5nvVPzaPNo5g5C55nvR5nvVPzaPNo5g5C55nvR5 nvVPzaPNo5g5C55nvR5nvVPzaPNo5g5C55nvR5nvVPzaPNo5g5C55nvR5nvVPzaPNo5g5C55nvR5 nvVPzaPNo5g5C55nvR5nvVPzaPNo5g5C55nvR5nvVPzaPNo5g5C55nvR5nvVPzaPNo5g5C55nvR5 nvVPzaPNo5g5C55nvR5nvVPzaPNo5g5D6I/ZKuDHret88FIf/alfYOlzblHNfF/7J8v/ABOta6/d h/8AalfY+jNlVr8qz53x8/Rfkj+jODVbJqXrL/0pnTRHIqaq8PQVOK+ePthaxPFDBU00sGI+3QD5 Tg53jFbdYvidyiaaQxX/AE6AZU46uBVw+JGVX+HL0ZtUUUVBqFFFFABRRRQB574t+Ivh3wB44R/E Gpx6atzpyiIujtvIlbP3QfUVX/4aP+G//Q02/wD34m/+Irwr9tv/AJGzw3/15Sf+jK+bq+6y3IcP jMLCvOUk3fa3drsfj+e8ZY7K8xq4OlTg4xtZtO+sU+jXc/Qb/ho/4b/9DTb/APfib/4ij/ho/wCG /wD0NNv/AN+Jv/iK/PmivT/1Xwn88vw/yPA/4iFmX/PqH3S/+SP0G/4aP+G//Q02/wD34m/+Irpv BvxF8O/EBLtvD+ppqS2pUTMkbqELZ2/eUZ+6elfmnX1l+w//AMgrxb/12tv/AEGSvKzPIsPgsLKv TlJtW3t1aXY+i4f4wxubZjTwdanBRlfZO+ib6t9j6eqrp/8AqpP+u0n/AKGatVV0/wD1Un/XaT/0 M18OfrpaooooAKKKKACqup/8g27/AOuTfyNWqq6n/wAg27/65N/I0AWqKKKACiiigAooooAq3X/H 1Z/77f8AoBq1VW6/4+rP/fb/ANANWqACiiigArCn/wCR4suF/wCQdPzuXP8ArYe33j9RwOM8la3a wp2A8cWS85OnTn/WAf8ALWH+HGT9QcDvnIxrT3fo/wAjmr/DH1X5m7RRRWR0hSHpS0h6UAc54E/5 Bl5/1+zfzFdJXN+BP+QZef8AX7N/MV0lABXE/Fj/AJAFr/19L/6A1dtXE/Fj/kAWv/X0v/oDUAaG tf8AI46L/wBc5P5rXTVzOtf8jjov/XOT+a101ABRRRQAUUUUAFFFFABRRRQAUUUUAFFFFABRRRQA UUUUAFFFFAFHnTZjn/j0kbOf+eTH+h/Q1epGUOpVgGUjBB6GqDTf2QhMpLWSjIkPJiHo3t6Ht39a v4vUy/h+n5f8D8jQrD8TeRAlrO9rDPK0yxbnUEgEHvj/ADmtTT72PUrKC6iOY5UDD29q4r4mLq1t 9in05jJFJOoeJgCFYA4Iz6+ntWlKHNUUWY4mpyUXOOvodulnBFIHSCNHA2hlQAgemamqppVtNa2E SXMrTXBG6R2Ocsev4Dp+FW6xejOpO6uwooqO4uIrSCSeeRIYYlLySSMFVFAySSeAAO9IexJRXB+G vjR4Z8WafLe6dcvdRfaJILeOCNpJrgIQpkWNQWClsgE44GeO2sNR8Saz/wAeenw6Jbn/AJb6k3mz Y9REhwP+BP8AhXS8NUi/fXL66f8AD/I4I46hUV6L57/y6/jsvm0dJJIkMbPIyoijJZjgAe5rnJPH VpdO0Wi21xr8wO0myUeSp/2pmIT8ASfaiPwLaXTrLrNzca/MDuAvWHkqc5+WFQE/ME8da6OONYkV EUIijCqowAPQUv3UP7z+5f5v8B/7TV7QX3y/yX/kxkadFrV3vfU3trNG+7bWRZ2Uf7UjAZP0UfWm 3/gjw9q00U1/oenahPE4kjmvLVJnVgCAwZgSCASM+59a26KylNy8jphTUFvd93v/AF6BRRRUGoUU UUAFFFFABSHpS0h6UAV5+hrl9bPyN9K6ifoa5fW/uNQB8Y/taPt8SaJ/17yf+hCvB/Nr7v8AEv7O ukfGy8W91PVb3T2sR5KJaBMMG5JO4Gsj/hgjwr/0Mms/lD/8RX3uX5xhcPhYUqjd15PufjWd8MZj jswq4ijBOMmrarskfE/m0ebX2x/wwR4V/wChk1n8of8A4ij/AIYI8K/9DJrP5Q//ABFej/b2C/mf 3M8P/U7Nv5F/4Ej4n82jza+2P+GCPCv/AEMms/lD/wDEUf8ADBHhX/oZNZ/KH/4ij+3sF/M/uYf6 nZt/Iv8AwJHxP5tHm19sf8MEeFf+hk1n8of/AIij/hgjwr/0Mms/lD/8RR/b2C/mf3MP9Ts2/kX/ AIEj4n82jza+2P8Ahgjwr/0Mms/lD/8AEUf8MEeFf+hk1n8of/iKP7ewX8z+5h/qdm38i/8AAkfE /m0ebX2x/wAMEeFf+hk1n8of/iKP+GCPCv8A0Mms/lD/APEUf29gv5n9zD/U7Nv5F/4Ej4n82jza +2P+GCPCv/Qyaz+UP/xFH/DBHhX/AKGTWfyh/wDiKP7ewX8z+5h/qdm38i/8CR8T+bR5tfbH/DBH hX/oZNZ/KH/4ij/hgjwr/wBDJrP5Q/8AxFH9vYL+Z/cw/wBTs2/kX/gSPifzaPNr7Y/4YI8K/wDQ yaz+UP8A8RR/wwR4V/6GTWfyh/8AiKP7ewX8z+5h/qdm38i/8CR8T+bR5tfbH/DBHhX/AKGTWfyh /wDiKP8Ahgjwr/0Mms/lD/8AEUf29gv5n9zD/U7Nv5F/4Ej4n82jza+2P+GCPCv/AEMms/lD/wDE Uf8ADBHhX/oZNZ/KH/4ij+3sF/M/uYf6nZt/Iv8AwJHxP5tHm19sf8MEeFf+hk1n8of/AIij/hgj wr/0Mms/lD/8RR/b2C/mf3MP9Ts2/kX/AIEj4n82jza+2P8Ahgjwr/0Mms/lD/8AEUf8MEeFf+hk 1n8of/iKP7ewX8z+5h/qdm38i/8AAkfE/m0ebX2x/wAMEeFf+hk1n8of/iKP+GCPCv8A0Mms/lD/ APEUf29gv5n9zD/U7Nv5F/4Ej4n82jza+2P+GCPCv/Qyaz+UP/xFH/DBHhX/AKGTWfyh/wDiKP7e wX8z+5h/qdm38i/8CR8T+bR5tfbH/DBHhX/oZNZ/KH/4ij/hgjwr/wBDJrP5Q/8AxFH9vYL+Z/cw /wBTs2/kX/gSPifzaPNr7Y/4YI8K/wDQyaz+UP8A8RR/wwR4V/6GTWfyh/8AiKP7ewX8z+5h/qdm 38i/8CR8T+bR5tfbH/DBHhX/AKGTWfyh/wDiKP8Ahgjwr/0Mms/lD/8AEUf29gv5n9zD/U7Nv5F/ 4Ej4n82jza+2P+GCPCv/AEMms/lD/wDEUf8ADBHhX/oZNZ/KH/4ij+3sF/M/uYf6nZt/Iv8AwJHk f7Jb7ta1z/dh/wDalfZui/dWvI/Dn7PulfBHUo5tM1S91D+0TskW7CfLsBIxtA/vH9K9c0X7q18P mmIp4rFSq03o7fkfrnDuCrZfl0MNXVpJvz3dzpofuipx0qCH7oqcdK8k+lFrF8TMVTTSsnln7dAM 5IyN4yOPXp+NbVYvib7mm/OI/wDToeTn++OOPXp+PPFXD4kZVf4cvRm1RRRUGoUUUUAFFFQ3dv8A ard4vNkh3fxxNtYfQ0AeTfFb4MaX8X/GtpHqd9d2a2Wnhk+yFQWLSNnO4H0Fct/wxR4U/wCg5rP/ AH1F/wDEV6/plh/Z/je5T7TcXO7TozuuH3kfvX4FdTXp0czxmHgqdKo1FdD5/FZBlmNrSr4igpTe 717W79j53/4Yo8Kf9BzWf++ov/iKP+GKPCn/AEHNZ/76i/8AiK+iKK2/tnH/APP1/gcv+q2S/wDQ NH8f8z53/wCGKPCn/Qc1n/vqL/4ivSPhL8GtL+D9vqUOmXt3eLfNG7m7K5UqGAxtA/vV6BRWNbMs XiIOnVqNxfQ68LkOWYGsq+GoqM1s1frp3Cqun/6qT/rtJ/6GatVV0/8A1Un/AF2k/wDQzXmHvlqi iigAooooAKq6n/yDbv8A65N/I1aqrqf/ACDbv/rk38jQBaooooAKKKKACiiigCrdf8fVn/vt/wCg GrVVbr/j6s/99v8A0A1aoAKKKKACsKdwPHFku5gx06c7RJgHEsPVccnnrnjJ4OeN2sKeTHjiyTzG G7Tp28sOQGxLDyVxgkZ654yeDnjanu/R/kc1f4Y+q/M3aKKKxOkKQ9KWkPSgDnPAn/IMvP8Ar9m/ mK6Sub8Cf8gy8/6/Zv5iukoAK4n4sf8AIAtf+vpf/QGrtq4n4sf8gC1/6+l/9AagDQ1r/kcdF/65 yfzWumrmda/5HHRf+ucn81rpqACiiigAooooAKKKKACiiigAooooAKKKKACiiigAooooAKKKKACq ep6Xb6vbmC5DtGeoVyufrg8/jViSeOH78ip/vMBUf22JvubpP9xCR+fSqXMtURJwa5ZFLTtNi8OW X2a18yWPcWSNjkqO+MDp/j71heIvH+kaOkayO2pOZVG2LAWNuvX1BHTk104nd5xi3YNtO0uQOMjP TPt+VfN3jW0uobZfLkFlcecMsqbiCAeoPGfwrvwtGNef7xnjZhip4OkvYx/ryvofROkazY63Dvtp iWAy0bMQy/UZrJv/AB7pVnqRsolutRkRgkrWA8/ymPQMqtu7jkAgZ5xXmvw68LSvr8j34fWFELbm uGZ06jrHkIPwWvRyHsb14rG9tLOB2WSazjt287PCjZj7udvOVbocYqa1GnSlZO/4f19yNMLiq+Jp 80ko/e/w0/Njl8USajcR29l9ktHlZlj+3XimRiOoWJGJJHcEgiq2uWfhvxn4ebRde1G21a0upPIm S3umiSRhlth2PkYA6Z7CnyeGpZ9Qt3iuF/0ZUE0QeTnDFlOFkVc85+ZW7cepH4UuvJnW4uppXmbL OAxwNrqQN0zFeH7EAY4AzXPztNOGlu2/3nb7KMk1Ubkno7rS3pa33mZ4A+H3hP4YaVf3fhE3L6Xc ncbO3vjcQs4OMoXY4bnb94DgZ6ZrrINcgZJTdxS6YYgWkF5NGNijHJKuRjnrnjvjiqFjoQg0W5sL t2uTcPukdopnDDjgiSSQngY649qkuNDsUiiTT1h0xYgWREtMR79yMGKjbkZQZHGfUVM5VKsuebbf cujCjh4KnSSjFdFovuL41ixYMVnDDjYwmAEuV3fKS2DxzSrrelOk7rqdsVt22TMLkYjbOMNzwc8Y NZCaBF50k7alCLmZPLlKx7EZep2pu+X5uc8nHBJ607UNMmtbeKfT3W6uYT8saqpzlmJOC6g/fPG4 euexzszbmT6mlqerDT7eGeGzudRilIUNaSx4GSAPvuuck9s07+2LNEjFxKLSeTcEtpp18xioyQAG IJHsabZaXJ/YNlaSkRSxCIttGQCpDY/TFQT+HZXuZZIrqNEmY+aslvvJXcWAU7htOT1IP0B5pFFo azpoWHzL6GFpWCIkk4VixAIXGfvYI496msru31S18+zufMiLFfMjbcMg4I5z3Fc9N4EYwWsEN+yQ 24KBHM3zI2CwJSVC2SCfmz1xg9a6PTbN7G1ELyLLtZiGVdvBYkDqeRnr/KgCZHbeUfG7GQRwCPp/ ntUlRSH99EAQG5J46rjn9SKloAKKKKACkPSlpD0oArz9DXL639xq6ifoa5fW/uNQA/4ef6i//wCu q/yrrq5H4ef6i/8A+uq/yrrqACiiq97fwWEe+aQLnoOpP0FAFiiuYufF0hOLeFVHrJyfyFeOfHn4 5+J/h2+gtpDWgF2Z/NWeDeG2eXjuCPvGuvC4aeMrRoU9338lc83McfRyzCzxde/LG17avVpfmz6K or5M8JftsXsUkUXiXQIbiInD3OmuY2UevluSGP8AwIV9HeBviL4f+I2mm90HUY7xEwJYuVliJ7Oh 5H16HBwTXTi8sxWC1rQ07rVf16nBluf5dmz5cLVvL+V6P7nv8rnS0UUV5Z9CFFFFABRRRQAUUUUA FFFFABRRRQAUUUUAFFFFABRRRQAUUUUAFFFFABRRRQAUUUUAFFFFABRRRQBxPxH/AOPjRv8Afk/9 BFWNF+6tV/iP/wAfGjf78n/oIqxov3VpvoSt2dND90VOOlQQ/dFTjpSKFrE8T42abnH/AB/Qfez/ AHx6f59a26xfE33NN+QSf6dDwc/3xzx6dfw54q4fEjKr/Dl6M2qKKKg1CiiigDwH4m/tXaf8P/jj ofw4FlBLe35tg80uq6ZGw86QAbYZL2O4PyLJwISSxTG4cHq/gZ4+8V+M7fWI/GWnnRtWikS5t9Nk 0n7DJFZy7vKZiLy58wko4y3kuNvzQpxXe3HhXSrvVxqk1oJb0bR5juxHCug+XO3hZZB0/jNUfBXw 90L4fW1zBolvcQx3D73N1ez3bKBnbGjTO5SJckJEpCICQqgGgD50/bF8QapoHi7QG0zUrzTmlsXE htJ3iLgSHGdpGepr5/8A+Fi+LP8AoZ9Z/wDBhL/8VX07+078LfEfxM8YaPH4fs0u2tLBml3zJHgN IcfeIz0NePf8MpfEj/oDwf8AgdD/APFV+nZRicFDA041ZxUtb3avuz+f+J8Dm1bN608NSqOD5bOK lb4VtbTc4P8A4WL4s/6GfWf/AAYS/wDxVH/CxfFn/Qz6z/4MJf8A4qu8/wCGUviR/wBAeD/wOh/+ Ko/4ZS+JH/QHg/8AA6H/AOKr2PreW/8APyH3o+W/szPf+fNX7pHB/wDCxfFn/Qz6z/4MJf8A4qv0 b8LO0vhjSHdi7tZwksxySdg5NfEH/DKXxI/6A8H/AIHQ/wDxVfcfh61lsdA0y2nXZNDaxRuuQcME AIyOOor4/iKthqsKX1eUXq72t5dj9P4HwuYYepXeNhOKajbmTXe9rmhVXT/9VJ/12k/9DNWqq6f/ AKqT/rtJ/wChmviT9aLVFFFABRRRQAVV1P8A5Bt3/wBcm/katVV1P/kG3f8A1yb+RoAtUUUUAFFF FABRRRQBVuv+Pqz/AN9v/QDVqqt1/wAfVn/vt/6AatUAFFFFABXjP7RXxssPgVp39uXd/p1pdzWF xBp8Or3v2W1mucoy+Y5woACseoY/dQEtXs1c1rWn2+seIxp15iWzvNJuYZrffIpkRniVvu8dGIzk MM8d61p7v0f5HNX+Feq/M4H4sfFrW/DekeFL7w1c6M8WoxG+uJLq0lvUmgVYztUxSp9njbzObyQt FFhd6neK3vDfxWn8U/ET+xLbQ7yz0Zba8kj1W78kx3zwTQxMbfZKzBFZ5FPmohJUFcrydLxT8IvD PjI2v9qQ6i4tn3ILXWLy1BTaitC4ilUPCwjTdC2Y2IyykkmrGg/C7w54Z8UXviDT7W6i1K7Egfzd RuZYIxIytIIYHkMUIZkViI1XLZJ5JJyOk6ukPSlpD0oA5zwJ/wAgy8/6/Zv5iukrm/An/IMvP+v2 b+YrpKACuJ+LH/IAtf8Ar6X/ANAau2rifix/yALX/r6X/wBAagDQ1r/kcdF/65yfzWumrmda/wCR x0X/AK5yfzWumoAKKKKACiiigAooooAKKKKACio5Z44f9ZIqfU4qP7Xu/wBXFJJ7hdo/M4p2ZLkl pcsUVXzcv0WOIe5LH+lH2Z2/1lxIfZMKP05/Wnbuxcz6InJAGScCoWvoAcearH0T5j+lAsYAcmMO fVzuP61MqhRgAAego0D3n/X/AAxB9qZvuQSt7kBf50Zun6LFGPclj/SrFFF12DlfVlfyJm+9cEe0 agfzzR9ijP3y8n++5I/LpViijmYckepFHbRRfciRP91QKloopXuUklsMliEqgZKkHIYdQa4L4n6J bahY2z3dqryeaB50L7GPB4PB4/E16BXJ/ET/AJBdt/12/wDZTW1BtVFY5MZFSoSUlc3bG0/s2BYb azihjHZXPP145qne6FHfPK0luCZPvZk3j6gMpAP0rborG7vc67JK1tDGtNHbT5JHtRJEZMZVrhpF 4z2YHHXtVkz6jEObWGcf7EpU/kRj9a0KKd+5PKumhmf2u6f663Nv/wBdWIH54x+tWY7mWVdyRxOv qsuR/KrVVpNOtpGLeUEf+/H8rfmKPdYvfXmKZLg/8sE/7+f/AFqYyO33rSE/Vv8A7Gj7LPH/AKq6 bH92ZQ4/Pg/rR511F9+3WUesL8/kcfzp27MTl/Mv1I/svpZQj6Nj/wBlo+yt2twv+7Ow/pUg1OAH EjGA+kylP1PFWlYOoKkMD3BofMtwSpy2sUPs8/YOP+3hj/MUCC7yMSMvuXDY/DbWhRS5mVyIoXNn dtZOtvdCO8YD9+0YI+mOw/P8azPDtnrFpayrdyxyXJlO95Qx3Dtg56Y7Y9a6KiqU2laxEqSlJSu9 PMpb9QXrFbv9JGX/ANlNL9pux96yz/uSg/zxVyilzLsVyP8Amf4f5FT7dIPvWU6/Taf5NR/aKY+a K4X6wsf5A1bpD0pXXYOWS2f9fgZs+p2wB3SbP99Sv8xXM6zqFq6NtuYj9HFdhP0Ncrr0SSI25Fb6 jNHuhafdfd/wR/w6dXt78qwYeavIOe1dhXHfDiGOG31Dy0VMyrnaMZ4rsaktX6lPVNSTTLUyNy54 RfU1xv8ApOsXneWZvyA/oKt+JLw3Oosmfkh+QD37/wCfaug0DTVsLNWYfvpBuY+noKBlWy8KwRKD csZn/ug4X/Gq3iL4aeF/FscCaxotrfiDd5Xmg5TdjOCDnnA/Kumoq4TlTlzQdn5GVWlTrwdOrFSi +jV19zPn3x5+x34a1m2ll8Mzy6DfgEpFI7TW7n0Ocsv1BOPQ18xOniz4G+ONpM2j61aEH5TlJUJ/ J0bH0/EV+j9eVftFfCy3+I/gS7mhhB1zTI2ubOVV+dwBlovcMBwP720+tfWZZnVSM1h8Y+eEtNdb f5rvc/NuIOE6E6TxuWR9nWhraOiduyWz7Wt591vfCL4o2PxY8JRatbJ9muo28m7tC2TDKBnj1Ug5 B/qDXb18H/ss+OZPCPxSs7J5SthrP+hTJngyH/VNj13fL9HNfeFeXnGBWAxLhD4Xqv8AL5H0HDGc POcvVWp/Ei+WXquvzX43OP1T4jpaanfWmn+H9Y19NPcR31zpqQGO1faH2kSSo0jBWBKxK55Axnit AfEHwyIdHkk1/TbcawiyaclxdJE92GAx5asQWPI4AzzWEdC8W+GdT1geHodHv9P1S6a9EmpXcsEl lI6qr4RInEy5XeAWjPJXPQih4b+HmseAb22j0iPTNasZrK0srubUp3t5ohCXy6KsTiQNvLBCUCnP zHPHiH1x2M/jfw7a6rdaZNr+lxalawm4uLOS8jWaGIDJkdC2VUDnJGMVY1DxPo+kxu99q1jZIio7 NcXKRhVckISSeAxUgHvg46Vw58B68dG8R+GjFpTaPqQv5ItVNxJ9rWS5LsA0PlbflMmN4kyQo+UV SPw+8T69qFrfaxBo1lJFJpWbe0vJbldtrcSSOdzQx8kOMDb1Bye9AHoFl4y0DUtZfSLTXNNutVjj Ez2MN3G86oQCGMYO4Agg5xjkUzUPGOj6PdXcWpahaaalsIy813dwxplw7AYL7gcRsfmAyAcZwcc7 pnhTXdN8fTXlrDZad4flnlubgR6hLO907pgH7O8O2Bt3zFo5cNg5UlsiDWvhzf6n4+XW1ltPsYvb C58uRm34giuVbjbjOZ0I57HpgZAOzsfEOn6tog1bS7uHV9PeNpIp9OkWdZgM/cKkhjwRx3rA074i tey6haTeGtasNXtYEuk0u4Fs01zEzFVaNo5mj+8pB3upHU4HNW9C0TUfDmiaxHbJaXF9NeXl5bRv K0cTGSV3RXYISv3huIVsc4zXJ+DPDfjqwtdav9dsfDtx4mv0j33SalPPBMqk4tght0MEQVmCkGQ5 YswY5yAaJ+MNsltcB/Dusx6rbXRtZtIY2v2iMiHzi5cT+SVEfzcSE9sZ4rrdC8Q2viOCSeyEj2yl Qs7LhZCVBIXucZweODkdQccBoHwpeHw1q+n3mheHLC2vLqOe00K1T7Tp+nFQA0sYeFAXJ3SYEajd 9Sx1/AHg/W/Cuq3sd3cRvpIDrb7b6adpsvuRmidQkBRflIjLeYSWbmgDon8Z+H49bm0Ztd01dXhi M8unm8jFxHGBku0edwUDnJGKo+BfiHpPxB8PS67pbj+yVmkjju2nheOVUODIDHIwVevD7WGOVFcz afD7XIdUtLF10waHa61Lra6ms0n253eR5PKMXl7V5kKGTzDlARtGeNWTwFdXPwsPheW4gS7MHl+Z tMkJYPvAYHBZDgBhxkE0Aaf/AAs3wf8A2E2t/wDCV6H/AGMsnknUf7Rh+ziT+55m7bu9s5q5c+NP D1nfadZXGvaZBeakoeyt5LyNZLpT0MSk5cf7ua4/xB4e8ZeJLTTZprLTLG4t7ovPp+n6/dW6TR7M Kxuo7dZMqc/u9m1hwTWRovwy8UeH7Lw1DYjTYr22tLW11HVF1KbLJFIWKfZ2gaOYYZgGYxsu44Io A9JtvGGg3mtXWj2+t6dPq1ou+4sIruNp4V45eMHco5HJHen+H/FWi+LLaW40PWLDWbeJ/Lkl0+6S dEb+6ShIB9q8x8K/Bi70jUpotTt4tVsoTdtbXlx4i1CXzTNvGHsXzDH8sjKzKxzyQq5wOu+HGga/ oMd7HrH2a3tMRR2VlBqEmoGFVBBJnlijkbORhW3Ywfm5wADtKKKKACiiigAooooAKKKKACiiigAo oooA4n4j/wDHxo3+/J/6CKsaL91ar/Ef/j40b/fk/wDQRVjRfurTfQlbs6aH7oqcdKgh+6KnHSkU LWL4mVmTTQsfmn7dCduDwN4yePTr+FbVYvidC6aaApb/AE6A4UZ6ODmrh8SMqv8ADl6M2qKKKg1C iiigAqK5aZIHaCNJZgPkSRyik+5AOPyNS0UActpkt7L42uTe20FtINOj2rBOZQR5r8klFx+VdTXg fx++NGo/B/xlpsmn2FrfG+sCri5LDbtkPTaR615v/wANs+JP+hf0r/vqT/4qvcw+TYzFUlWpRXK/ Neh8jjuKsry7ESwuIm1ONr+63uk/yZ9iUV8d/wDDbPiT/oX9K/76k/8Aiq3fAv7XGv8Aizxnoeiz aJpsEN/eRWzyRmQsqswBIy3XBraeQY+EXOUVZeaOWlxnk9acacKju2kvde7PqeiiivnT7gKq6f8A 6qT/AK7Sf+hmrVVdP/1Un/XaT/0M0AWqKKKACiiigAqrqf8AyDbv/rk38jVqqup/8g27/wCuTfyN AFqiiigAooooAKKKKAKt1/x9Wf8Avt/6AatVVuv+Pqz/AN9v/QDVqgAooooAKw5s/wDCb2fTb/Z0 +fv5z5sXp8vr156Y43VuVhzKT42sz5YIGnzjzMNkfvIuM/d5x354443VrT3fo/yOav8ADH1X5m5R RRWR0hSHpS0h6UAc54E/5Bl5/wBfs38xXSVzfgT/AJBl5/1+zfzFdJQAVxPxY/5AFr/19L/6A1dt XE/Fj/kAWv8A19L/AOgNQBoa1/yOOi/9c5P5rXTVzOtf8jjov/XOT+a101ABRRRQAUU2SRYlLOwV R3JqHz5Jv9THhf78nA/AdT+lNK5LkloWKga9iDFVJlb+7GN2Pr6fjSfYxJ/rnab/AGTwv5D+uanV QigKAoHQAU9EL3n5EG+4k+7GsI9ZDuP5D/Gj7KX/ANbNI/sp2j9P8asUUX7ByrrqRxW8UP3I1U+o HNSUUVO5SSWwUUUUDCiiigAooooAKKKKACiiigArlPiJ/wAgu2/67f8Asprq65T4if8AIKtv+u3/ ALKa2o/xEcmL/gSOropF+6PpS1idYUUUUAFFFFABRRRQAhAIwRkVWbTbcsWWPymP8URKH9MVaopp tbEuKluip9muI/8AVXRYf3ZkDfqMGjzrqP79uso9YX5/Jsfzq3RT5u6J5LbP+vmVP7ShX/W74D/0 1UqPz6frVmORJV3IyuvqpyKdVaTT7aRtxhVX/vp8rfmOaPdD315lmq2o3bWVpJKsbSuBwqqTz74B 4pv2OWP/AFV1IP8AZkw4/Xn9aXfeR/ejimHqjFT+Rz/Oi3ZhzNbogsNUF7dyxK8TbFBKqfmQkDgg /X04rQPSqv8AaCp/rYpofdkyPzGRU0V1DcA+VKkn+6wNDi0NTi9EyOfoa5fW/uNXUT9DXL639xqk sf8ADz/UX/8A11X+VddXI/Dz/UX/AP11X+VddQBwOBPqmG5DzYOfdq7DW9Ht9f0m7026adLa6jMU htp3gk2nrtkQhlPuCDXIX6NaapMMYKSFh9M5FdL4h0k+LvC97p8OqX2jfboDGL/THRLmAMOWjZlY K3uVOPrQB5L4W8LeHLH40fYfh/plvo2laZY3EHiWXSV8i3nuJNnkxPswHuFw7l+XQEAn56zNY8Ga H4N+JXhWLQ/Cd14OnXVI45/GMhRhq6tE2baSVJHmmd2IGboKNy5Vi20Hvvh18GW+HFlBp1r408Qa jokUTxDS7qHTooiWzmQvb2kUpfJLbvMySSTk1LZfByFNV0651LxV4j8QWGmTrc2OlapcwvbwSqCE cskSyzFc5HnSSc4PUA0AeV23hXUPhbrCLeLpOhyXdrJaXmq6JLPc3urq0kYN5cRCFT9o/wCWcaqZ mLz8HapB988H6npGp+H7VtDBj06BRbxwPA8DwbBjy3ikVXRhx8rAEelZ2v8Aw5sPEKag8t5fW9/d TQzxahbyIJ7RoeYvKypXCnc21lYEu24EHFW/C3hmDwRo08X2681OaSV7q6v9QZDPcSkDLtsVUBwq gBFVQAAAKAPnbTf2Y7LSPGS6kuvTgW9+Li3ihtwnl7ZNygksc4wOcDpX1TXA2CNeanCDyXkBP55N d9XbicZXxjTryvbbb9DysBlWDyuMo4OnyqWr1b/NsKK56L4geH55vEkUepxvN4c/5CsQRt9sPKEo JXGWBQ5BXIPI6git22uI7u3inibfFKgdGxjIIyDzXEeqSUUUUAFFFFABRRRQAUUUUAFFFFABRRWP feLtI02eaC4vVSWGe3tpECMxWSdgsSnAP3iRz0HfFAGxRRRQAUUUUAFFFFABRUMd0klzLAFkDxBS xaJghznGGI2t05AJxxnGRU1ABRRRQAUUUUAFFFFAHE/EfP2nRvTfJ/6CKsaL91ar/Ef/AI+NG/35 P/QRVjRfurTfQlbs6aH7oqcdKgh+6KnHSkULWJ4oUMmmg7gPt0B+UZP3xW3WJ4o27NN3EgfboOi5 53jH69+1XD4kZVf4cvRm3RRRUGoUUUUAFFFQ3d3FY27zzuI4k5ZiOlAHyN+23/yNnhv/AK8pP/Rl fN1fpBazaX4i8bzyIsF8kenIuXjDbT5r+orov7C03/oH2n/fhf8ACvssBxBHBYaGHdK/LfW/dt9j 8tzngqebY+pjViFHmtpy3tZJb3XY/L2uy+DP/JWfCH/YUt//AEYK/RD+wtN/6B9p/wB+F/wpY9F0 +J1dLG2R1IKssKgg+o4rrq8TxqU5Q9jumt/+Aebh/D6dCtCt9ZT5Wn8PZ3/mLtFFFfBH7IFVdP8A 9VJ/12k/9DNWqq6f/qpP+u0n/oZoAtUUUUAFFFFABVXU/wDkG3f/AFyb+Rq1VXU/+Qbd/wDXJv5G gC1RRRQAUUUUAFFFFAFW6/4+rP8A32/9ANWqq3X/AB9Wf++3/oBq1QAUUUUAFYc0WfG9nL5RIXTp 183a2FzLF8uc4GcZwRk7eMYOdysKePPjiyk8tjt06dfMCEhcyw8Fs4BOOmOcHkYOdae79H+RzV/h j6r8zdooorI6QpD0paQ9KAOc8Cf8gy8/6/Zv5iukrm/An/IMvP8Ar9m/mK6SgArifix/yALX/r6X /wBAau2rifix/wAgC1/6+l/9AagDQ1r/AJHHRf8ArnJ/Na6auZ1r/kcdF/65yfzWumoAKrvcM7mO FQ7j7zH7q/4n2ondnkWBDtJGXYdVX29z/jU0caxIFQBVHQCq21ZF3J2RFHagMHkYyyDozdB9B2qe iik3cpJLYKKKKQwooooAKKKKACiiigAooooAKKKKACiiigAooooAK5X4if8AIIt/+u4/9Bauqrlv iH/yB4P+u4/9BatqP8RHLiv4Mjp05RfpTqZF/qk+gp9YnSgooooGFFFFABRRRQAUUUUAFFFFABRR RQAUUUUAFQz2kFxzJEjn1ZQTU1IelNO2wmk9GZs9gEB8qaaLjoH3D8mzXMa2l3GjYkimGOjKUP5j P8q7Gfoa5fW/uNT5n1J5EttBPhu7vb6h5kflkSr0bIPFdlXI/Dz/AFF//wBdV/lXXVJSOc8VaaWC 3kYzj5ZAPTsf8+1QeHdbW1H2a4bbETlHP8J9D7V1LKHUqwBBGCD3rltW8MvExltAZIzyY+6/T1oG dSCCAQcg96WuEtNVu9OJRJCFHWNxkD8O1XT4svCMbIR7hT/jQB1pIAJJwB3Nct4i1tbr/RoGzED8 7jox9B7Vm3Wp3monZJKzg9EXgH8BWlpPhmSZllux5cfXy/4m+vpQBN4V04ruu3GARtjz+p/p+ddJ SKoRQqgKoGAB0FLQB4f43+FviG7sfHur6BbRR+Jbqa4WyillRY9StJLSKNoJG52/OpKk42soP3Wb NXWPhRrOpeO7S91C31i5hVbQWN7pn9lFdNCRosiM9xGbiP51ZswMdwbsevvVFAHj198OfEtzd65p djIunaXY295PoF6JVyLq6Vh05ZPJLTAHGNsy4ztNc5oHwcu49FngXRNWtBPqOnSXdhqQ0mKCZY7l XmlVbJED/KDlpPnYcbe1fQlFAHD/ABI8MPqejaPb22iprekWV0r3egR+Ui3cAidFjCyFY2Cs0bbH IU7PYVw6fD69hsNOfUvBX9ueHI5rx4fB3mWsn2ESNGYPklkWA7AkvAchPNwmQK9wooA8ts/CLW/j p73UPBf9qPLJE+nazvtn/siEQohhy8gkTDq5xErBt/J61ycvgfxVqngiDQX8N3NpLp3hu+0fzprq 22XUzmAIYtkrEKwjYgvsI7gV79RQB5Fq/wAP/wCzPiHo+oaJ4RE5i+zxi9mhsjZ2UQdjKYiXW4ik IZj+7DIxIyOWNWPi18NpvG+q3lx/Y8GprH4cvLazacxny71njaEruPyuNpIfjaR1Feq0UAeJ6h8L bvT73UvsfhuG78PzTWN3eaJbtAi6oyxTrOGVmVHfe0DHzSA/ljLHFWfDXw0u21zw/cXfh+LT9DtZ 7+4ttJmaGRdLVxB5Ee1WZM745HAjLKhIAPANex0UAeJfCL4Y6p4Z8XPqOrwawmqpHIt5qbjS1tNR YnAbdBGt1J/eAnxtI6t1L/FXwrfUPG/iC5t/CsE0erXukXU2potugligmTzo5CWEjHau7G0qQMZJ 4r2qigDxDxH8LbiHSZtEs/DEc3hdtckuRpenW2nybITDHtMcV1+5VPN8wsMB+cqMnNULb4PaprHh qddf0GC+1SHwpb2dmbtoZWhvo2uCNh3EI6748SAjGeG4Ne/UUAcH8SvDlxrdnoZl0P8A4SnTLScv f6EWi/0sGJlU7ZmWKTa5DbXYDuOVArjtN+EEurTafHr/AIdtLnSI9O1KOHTL0xXEdl5tzHJbwbSS pKIpAK5VNuFbABPttFAHkGleC7y01zRbnX/CDeJ7hLKxitdQaW2kbSJI4wJsmWQMuX+ffCHLdD91 c0Pht8MNV0T4gSarq8Gsf2kktw82rgaWLS+Ri2xS8cYu3AVlOyU4UoOW2qT7dRQB5P4t+Hd94j8f Pc3Glx32iS3unSSiZ4yjxRQ3aybkJyQDLGCCOd3QjNbeh+FdQ8M/DzXtI0ewtbK4Et//AGXZnaLd EeRzCoVThUwR8vGBxgV3tFAHk/wQ8F6h4PvdbEmj3ei6Vcw2zwwXkenwu04MvnMY7I+UCQYxuwCQ BnJFU9M8Hanpmk+IYYPBsY8Wy2tyr+JpWtXXU2ZiVBYyeacqR8sqqildoO0DPslFAHzrp/wnurfw 7qNnceD9Vn0kX9vd2mjmHRg0jiFlkaa2V1tGXcQSBtOQrD5hmpfEXws8ReItX0i51jTb9ohp1rBb xeH10vZpM67vNIN4jyRdUIe3dm+XHO1SfoWigCtZSySLIkkE0PlP5avMUPnAAfONpPBzjnByDxjG bNFFAHE/Ef8A4+NG/wB+T/0EVY0X7q1X+I//AB8aN/vyf+girGi/dWm+hK3Z00P3RU46VBD90VOO lIoWsXxOdqab0/4/oByAf4x61tVi+JiwTTdu3P26H7+MY3jPXv6d89OauHxIyq/w5ejNqiiioNQo oooAKK+bfil4K+KHif8AaK0G60m5mHga2NoLiF7+CKEqGaaYeW2lTMRuhiyPtK5JUDbk7fSvgt8N vD/gS18QXuh+EtN8IHVtSmd7LTdOislMcTNFExREXJZVMm5gSfM6kYoATxv8UPDfw28bxP4hv2sV utOUQkQSS7isrZ+4px1HWqH/AA1N8NP+hgf/AMALj/43XjH7bf8AyNnhv/ryk/8ARlfN1feZbkOF xmEhXqSld32atu12PxvPuMcwyvMquDowg4xta6d9Yp9JLv2Pvj/hqb4af9DA/wD4AXH/AMbrZ8I/ HfwT461yHR9F1drvUJVZkiNrNHkKCTyyAdB61+d1ev8A7KH/ACWvSf8Arhcf+imroxnD2Ew+HqVY yleKb3XRehxZZxvmWMx1HDVIQ5ZyinZSvZu2nvH3jRRRX52fuIVV0/8A1Un/AF2k/wDQzVqqun/6 qT/rtJ/6GaALVFFFABRRRQAVV1P/AJBt3/1yb+Rq1VXU/wDkG3f/AFyb+RoAtUUUUAFFFFABRRRQ BVuv+Pqz/wB9v/QDVqqt1/x9Wf8Avt/6AatUAFFFFABWFOgPjiybaxYadONwjyB+9h4LZ4PHTHOD yMc7teHftFajpOnaz4WPiHxFd+FfD0xnivdStNSk00qdhaFDdROjxhpliAUMBI21TnIVtae79H+R zV/hj6r8z3GivmL4veJ9RuPCPw3a58Y2mh6vbRJc3mmXV9f2Vzq9+sETpp6taXFvieQOxEUhkznP 2eUKdvW/D34man4x+Nl9pt14g0iaKytdQjk8OacrrdaYyXFukf23Mzh5HXMiHy4sJJwGB3HI6T3C kPSlpD0oA5zwJ/yDLz/r9m/mK6Sub8Cf8gy8/wCv2b+YrpKACuJ+LH/IAtf+vpf/AEBq7auJ+LH/ ACALX/r6X/0BqANDWv8AkcdF/wCucn81rpq5nWv+Rx0X/rnJ/Na6agCvbfNLcP3L4/AAf/X/ADqx VezzmfP/AD1P9KsVUtyIbBRRRUlhRRRQAUUUUAFFFFABRRRQAUUUUAFFFFABRRRQAUUUUAFct8Q/ +QLB/wBfC/8AoLV1Ncv8Q/8AkCwf9fC/+gtW1H+IjlxX8GR0sP8AqY/90fyp9Rwf6iP/AHR/KpKx OlbBRRRQMKKKKACiiigAooooAKKKKACiiigAooooAKQ9KWkPSgCvP0Ncvrf3GrqJ+hrl9b+41AD/ AIef6i//AOuq/wAq66uR+Hn+ov8A/rqv8q66gAooooAr3Fhb3f8AroUkPqRz+dVv+Ee0/Ofs4/77 b/GtGigCC3soLX/UwpGfVV5/Op6KKACiiigAooooAKKKKACiiigAooooAKKKKACiiigAooooAKKK KACiiigAooooAKKKKACiiigAooooAKKKKAOJ+I//AB8aN/vyf+girGi/dWq/xH/4+NG/35P/AEEV Y0X7q030JW7Omh+6KnHSoIfuipx0pFC1i+JgSmm425+3Q/eIA++PXv8Ar6c1tVieJwCmm5Gf9Og/ iA/jHr/k1cPiRlV/hy9GbdFFFQahRRRQAUUVFc263Vu8LNIiuMFonKMPoRyPwoA8s+Jvwd0T4t+N baPWZ72FbLTw0f2ORUyWkbOdyt6Cue/4Yy8C/wDP9rn/AIExf/Gq9Q0zTo9N8b3KRy3EobToyTcT vKR+9foWJxXU16NLMcXQgqdOo0l0PCxOR5bi6rr16EZSe7a+R4N/wxl4F/5/tc/8CYv/AI1XReAP 2bPC3w48T2+u6XdapJeQK6KtzNGyEMpU5AjB6H1r1eiqnmeMqRcJ1W09yKXD+VUKkatLDxUou6dt mgooorzD6AKq6f8A6qT/AK7Sf+hmrVVdP/1Un/XaT/0M0AWqKKKACiiigAqrqf8AyDbv/rk38jVq qup/8g27/wCuTfyNAFqiiigAooooAKKKKAKt1/x9Wf8Avt/6AatVVuv+Pqz/AN9v/QDVqgAooooA Kwp/+R4suR/yDp+Nik/62H+L7w+g4PGei1u1hzn/AIrezHyf8g6fqE3f62LoT82PXHHTPO2tae79 H+RzV/hj6r8zcooorI6QpD0paQ9KAOc8Cf8AIMvP+v2b+YrpK5vwJ/yDLz/r9m/mK6SgArifix/y ALX/AK+l/wDQGrtq4n4sf8gC1/6+l/8AQGoA0Na/5HHRf+ucn81rpq5nWv8AkcdF/wCucn81rpqA K1mADPgYzKf6VZqvZjBn5z+9P9KsVUtyIfCFFFFSWFFFFABRRRQAUUUUAFFFFABRRRQAUUUUAFFF FABRRRQAVy/xD/5AsH/Xwv8A6C1dRXL/ABD/AOQLB/18L/6C1bUf4iOXFfwZeh0kH+oj/wB0fyqS o4P9RH/uj+VSVidK2CiiigYUUUUAFFFFABRRRQAUUUUAFFFFABRTXdY1LOwVR3JwKh+17/8AUxvL /tY2r+Z/pmmk2S5JblimyOsalmYKvqTgVD5U8v35REP7sQyfzP8AhSrZxIdxXe395zuP607LqK7e yKs96jg+Urze6Dj8zxXMa2biRG4jhHv8x/pXXz9DXL639xqLrog5W92Hw4Rkt9Q3OXJlXk49Paux rkfh5/qL/wD66r/KuuqSloVPs1x/z+N/37X/AAo+zXH/AD+N/wB+1/wq3RQMqfZrj/n8b/v2v+FH 2a4/5/G/79r/AIVbooAqfZrj/n8b/v2v+FH2a4/5/G/79r/hVuigCp9muP8An8b/AL9r/hR9muP+ fxv+/a/4VbooAqfZrj/n8b/v2v8AhR9muP8An8b/AL9r/hVuigCp9muP+fxv+/a/4UfZrj/n8b/v 2v8AhVuigCp9muP+fxv+/a/4UfZrj/n8b/v2v+FW6KAKn2a4/wCfxv8Av2v+FH2a4/5/G/79r/hV uigCp9muP+fxv+/a/wCFH2a4/wCfxv8Av2v+FW6KAKn2a4/5/G/79r/hR9muP+fxv+/a/wCFW6KA Kn2a4/5/G/79r/hR9muP+fxv+/a/4VbooAqfZrj/AJ/G/wC/a/4UfZrj/n8b/v2v+FW6KAKn2a4/ 5/G/79r/AIUfZrj/AJ/G/wC/a/4VbooAqfZrj/n8b/v2v+FH2a4/5/G/79r/AIVbooAqfZrj/n8b /v2v+FH2a4/5/G/79r/hVuigCp9muP8An8b/AL9r/hR9muP+fxv+/a/4VbooAqfZrj/n8b/v2v8A hR9muP8An8b/AL9r/hVuigCtHbzq4LXTOoPKlFGas0UUAcT8R/8Aj40b/fk/9BFWNF+6tV/iP/x8 aN/vyf8AoIqxov3VpvoSt2dND90VOOlQQ/dFTjpSKFrE8Ubdmm7gSPt0HQ453jH61t1ieKGCJppO 7/j+gHynB5cCrh8SMqv8OXozboooqDUKKKKACiiigD5J/bO1O803xb4eNpdz2pexcMYZCm7953wa +eP+Eo1n/oL3/wD4Ev8A419Y/tKfCXX/AIqeMdJj0JLdms7AtL9ol8vhpDjHHPQ15N/wyF8Qf+eW m/8AgX/9av03KMbgqWBpwqzipK+9u7P5/wCJ8qzXEZvWq4alOUHy2aTt8K/U4TwH4j1afxz4djk1 S9kjfUbZWR7hyGBlXIIzyK/SCvi/wp+yp470XxRo+oXEOnmC0vIZ5Al0C21XDHAx1wK+0K8DiLEU K9Sm6Ek7J3sfZ8D4PGYOjXWMhKLbVua/Z9wooor5E/TQqrp/+qk/67Sf+hmrVVdP/wBVJ/12k/8A QzQBaooooAKKKKACqup/8g27/wCuTfyNWqq6n/yDbv8A65N/I0AWqKKKACiiigAooooAq3X/AB9W f++3/oBq1VW6/wCPqz/32/8AQDVqgAooooAKw5x/xW9kcJ/yDpxksm7/AFsPQH5se446Z521uVhT n/iubIYH/IOn53qD/rYf4cbj9QcDv1GNae79H+RzV/hj6r8zdooorI6QpD0paQ9KAOc8Cf8AIMvP +v2b+YrpK5vwJ/yDLz/r9m/mK6SgArifix/yALX/AK+l/wDQGrtq4n4sf8gC1/6+l/8AQGoA0Na/ 5HHRf+ucn81rpq5nWv8AkcdF/wCucn81rpqAK9n1n/66n+lWKr2nWf8A66n+lWKqW5EPhCiiipLC iiigAooooAKKKKACiiigAooooAKKKKACiiigAooooAK5f4h/8gWD/r4X/wBBauorl/iH/wAgWD/r 4X/0Fq2o/wARHLiv4MvQ6SD/AFEf+6P5VJUcH+oj/wB0fyqSsTpWwUUUUDCiiigAooooAKKKKACi oZbpY22KDJJ/cTk/j6fjTPKln5lfy1/55xn+bf4YqrdyHLotR8t1HE23JZ/7iDJpubib0t19/mb/ AAH61LFCkK7Y1CD0Ap9F0tgs3uyBLONWDMDI4/ikO4j6en4VPRWD4u8WW/hawMj/ALy4cfu4wM+2 TjtTipVGorVkzlCjFzlokb1IzBVJJAA6k1jW2p3+p28b2lsscbKD9ouDgNx1CipRoQuDuv7iS8br sJ2xj/gIp8lviZKquXwK/wCCIb3XrcM0duHvJh/BAMgfU9K5XW4tTvkbzJEsYj/BH87/AJ9B+Fdy 0EdvFsiRY0A4VRgVzWt/cajmS+FBySl8b+7T/gjfhrALezvkDM+JFG5zkn5e9dnXI/Dz/UX/AP11 X+VddWe5slbRBRXksvifX9D8fMPEl7rek6ZNqAt7EwWVrPo9xG5xEjSIjXEUpyATIyJvIC7gQDSi +Ol94j0fXJ9P0G+sLP8Asq6vNO1ZrO82gpEzo0vnWqQjOBjZLKD9KBns9FeTf8LtuY9et9KtvD9/ q8cBt4L+8t7S8dllkjjfKeVavCQBIpO+aPHPHTMvif4keKD4B8U+IdE0TT4rGzsruXT7u61FvNd4 Sy7pIRAyqpKsRh2JwAQuTgA9UormNa8VX2heHNMnk06C41u/kitYrKO6IgNw4zgzFMhBhiW2ZwOF JwK5rxt8VtV8DabaPeaFZTan5Mt1eWdve3MyQwR9XWSO0bggHBlES543UAemUVwC/FCZfFEllc6Z Dp+jiISRXt5dSRz3X7nzT5ERh2SADIO2XcNrZTAzWFoHx01LX9Pv7yDwXqjxLZfbbHZaXyecuVws hltIwGIcNiEzZCvjdhQwB65RWD4L8Ry+KNFF3cR2UNysjRSw2F21zHGw/hLNHGwYZGVZFI9K3qAC iiigAooooAKKKKACiiigAooooAKKKKACiiigAooooAKKK8Itta8d/FPxZ47/ALD8aw+CbHwtqR0u 2sRpsF19odYkkaa7Mo3CNt+FWModozu54APd6K8K8U/tOR+DvibY+EZ9IXVrcXVnpuo6vZyTILa6 uAuweWYWjxllJUz7wDnaQM1Wm/arbR9P8WXuveEptIGjhja6e12zajd/6QIEzbGJWVWZlIaMyrhh zkgEA9+orzn4O/Fm8+Jui6ldap4W1Lwrd2EoR4ry3uUimUruDxNcQQO4HIP7sYI7jBrlrX9ozVG8 CXvje58ESQeFZI1Ojzx6pG9zfO8ywxJJDtAg3swIO98DO7B4oA9vorxOH9om/sdWi0LXvCK6V4jX WrDSrm0h1MXEEcd2rtFOkojBfHlsChVTkdcYJj1H9onVn1220XQ/BkerandavqmlRJNqwt482aK3 mMxibAfdjABK4/i7AHuFFfPvg349eLPHfxU8B2dnoFpZeF9d8PXGp3cU98GuLeWOYRttxFhgrEKB kbg5b5duG+gqAOJ+I/8Ax8aN/vyf+girGi/dWq/xH/4+NG/35P8A0EVY0X7q030JW7Omh+6KnHSo Ifuipx0pFC1i+J3KJppDlD9ugGQcdXAx+PT8a2qxfExITTcSeUft0Pzc8/OOOPXp+NXD4kZVf4cv Rm1RRRUGoUUUUAFRXRnFu5thG0+PlEpIUn3Iya898ZftC/D7wH42sfCOs+KNLtPEl4IzHpj38C3H zuqJ+6Zw5zuLDCnKo2MnAOx8PviRbfEGC4ePSdS0WWNI544NUEIee2l3eTcJ5UkgCSBGIVirjHzI p4oAm0xr5vG9z9ujt45P7Oj2i3dmGPNfrkCupr59/aH+MutfCLxjpcmj2thcte2BWT7dG7AbZDjG 119fevL/APhtPxt/0CtA/wDAef8A+PV72GyXF4ulGtSS5X5/I+Ox/FmWZbiZYXEN88bXsr7pP8mf aVFfLvwj/aj8VePviLo2gahp+jw2d67rI9tDKsg2xswwWkI6qO1fUVcGMwVbAVFTrbtXPYyrNsLn FGVfCtuKdtVbWyf6hRRRXAeyFVdP/wBVJ/12k/8AQzVqqun/AOqk/wCu0n/oZoAtUUUUAFFFFABV XU/+Qbd/9cm/katVV1P/AJBt3/1yb+RoAtUUUUAFFFFABRRRQBVuv+Pqz/32/wDQDVqqt1/x9Wf+ +3/oBq1QAUUUUAFYU7AeN7Jedx06c/6wAf62H+HGT16549DkY3a4/wAWeJ9L8G6y+s61qCabpVjp Fzc3M8shEaRrJFlioB3EZ4xzzgA7uNqe79H+RzV/hj6r8zsKKxNb8a6F4bh0qXVNUt7FdVuYrOxW ZsPczSfcjRerMeuAOACTgAkXpdZs4dYt9KebF/cQSXMcW0/NGjIrtnGBgyJwTnnjoaxOku0h6UtI elAHOeBP+QZef9fs38xXSVzfgT/kGXn/AF+zfzFdJQAVxPxY/wCQBa/9fS/+gNXbVxPxY/5AFr/1 9L/6A1AGhrX/ACOOi/8AXOT+a101czrX/I46L/1zk/mtdNQBXtOs/wD11P8ASrFV7TrP/wBdT/Sr FVLciHwhRRRUlhRRRQAUUUUAFFFFABRRRQAUUUUAFFFFABRRRQAUUUUAFYPi+3t7uwhhuJ/J/eb1 x1OFbP6Gt6sDxXbWQhiubqR4WD7FdWP91u3TuT0q4X5lYyqqLg1LY1Le+gZoYVZizLlcxsAcdecY yPSrdVLOyjt9rqzOSuMtjuSxPA7k/oKt1BogooooGFFFFABRSEhQSTgDuar+e9xxAML/AM9WHH4D v/KmlclySJZp0gXLtjPQdSfoO9RbZrk/MTBF/dH3z9T2/Cnw2yRMXyXkPV2OSf8AD8Kjn1O2t22t KDJ/zzT5m/Ic1S7RIb6zdkP2LDthhAQtkkgdB3PueR+dULq/t0O1YxcEHlpOfyz/APqqVb24lnAj tWjRxgPOwXkf7I59fyrmNTsbqOOTz53UgglYxtBGeffpmtqdNSfvM5q9Z043po6NNQ0wqd4hjcDJ QqN35Vi3PiVjraWFrpNqUbpJdTiKR+Mlo4yvzqO5DA8HitDw7pMNpI8iQBRtwHIySfqabq1pJJey yCe6aKPy5DZtIghlbPykHYzg5A4BAyPrmJqMXZamlN1KkU5O3p/X6FPT9VsryKC4upTEzFcwR2rB QSu7rt+ZcZ+bpweeDU2o6loMlm1xJYLcvhgsU1i4fgZ+YFMqvT5iAORzU9jpdpdySROkoMUKwlGY EFMMnPA56/pUNp4DtLC2aC3uprdXLBzBDbxb1IAKnZEARwOcbvfFZuTN1BJWItX1Oy8MTwWkFrpU EboZALy7FvnnGEGxtx9uOo9a0TrGkr5gkj8oxoGbfbMFHsG24JGeQCSKv3GmQ3TyNJuYSReUVzxj Oc/X3rJTwTYx6lLfb3M0o+djDDuY8Zbf5e/Jx03Y9qncpJLREM+v6RIjGKPcQNxWS1kQ4zggApyw PBXqOM4zXLap4i0ua0knNrcRopVTmxkJGUDZICcAA8k8Cu0vPD9tKVZnl+RnYAEfxNuPb1FcX4l8 G215aeRNdXEsQIYq6xMGIULnBQgHAHIwR2IyaBmv8Lru2uoNVFsDiOcIx8pkBIHYkAN9Rmu1+0Rf 89U/76Fcd8MbRLKy1CNCzDzt2W65OT/WsfxT4gutGm021sLKK+v9QnaGJJ7gwRjbG8jFmCseiHAC 9T2roo0XWfKjjxWJjhY88tv+GS29ToD8PPDTa2NUZLhphP8AahbtqdwbQTZ3eZ9m8zyd275t2zO7 5uvNNs/hv4X08ajHBFOltfwywTWZ1K4a2VJP9YIoTJ5cWcn/AFar1Ncp/afjP/oXtG/8HMn/AMjU f2n4z/6F7Rv/AAcyf/I1df1GX8y+9f5nnf2rD+SX/gMv/kTsG8AeHDrUOqok1teRCMH7LqM8MU3l gBDNEkgSYqAADIrHAHpTP+Fd+GPO1NvJl8nUY5Yrmz/tCf7Kwl/1hWDzPLRmJJLKoJJJzkmuS/tP xn/0L2jf+DmT/wCRqP7T8Z/9C9o3/g5k/wDkaj6jL+Zfev8AMP7Vh/JL/wABl/8AIneXfhfRr/w5 Fodz5lxYRKgjMt7K06lCCjicv5ocEAh924EZzWRf/C3wrqlnBbXX26VIoZLYudauxLNFISXSaQTb plOTxIWAzxiua/tPxn/0L2jf+DmT/wCRqP7T8Z/9C9o3/g5k/wDkaj6jL+Zfev8AMP7Vh/JL/wAB l/8AInZf8IJ4eOs2+psLiSe3AEUMmpXDWyEJsDC3MnlbtpI3bM+9QaX8OPDWi2l3aWX2y3tbmPyf IXV7rZAmchYFMuLcDjAi2YwMdBXKf2n4z/6F7Rv/AAcyf/I1H9p+M/8AoXtG/wDBzJ/8jUfUZfzL 71/mH9qw/kl/4DL/AORPQfDmgaV4UsZLXT2kCSSGaSS6vJLmaVyANzyyszscADljgAAcAVq/aIv+ eqf99CvKf7T8Z/8AQvaN/wCDmT/5GrR8K69J4h06Wae1WzuYLiW1mhSXzEDxuVO1sKSDjqQPpUyw cox5m9PJp/ky4ZnCpPkUWn5qS/NI9F+0Rf8APVP++hR9oi/56p/30K5OisvYLudX1p9jrPtEX/PV P++hR9oi/wCeqf8AfQrk6KPYLuH1p9jrPtEX/PVP++hR9oi/56p/30K5Oij2C7h9afY6z7RF/wA9 U/76FH2iL/nqn/fQrk6KPYLuH1p9jrPtEX/PVP8AvoUfaIv+eqf99CuToo9gu4fWn2Os+0Rf89U/ 76FH2iL/AJ6p/wB9CuToo9gu4fWn2Os+0Rf89U/76FH2iL/nqn/fQrk6KPYLuH1p9jrPtEX/AD1T /voUfaIv+eqf99CuToo9gu4fWn2Os+0Rf89U/wC+hXAeMfgd8P8Ax9rUmra5osVzfTRrFcvDeTW6 3aL91LhInVZ1H92QMMcYrToo9gu4fWn2MjUvgR8PNW8QDWp9EjW/E1tcfuL2aGHzbfb5L+Skgj3K EUZ25IAByOKZb/AH4cW8mrMdCiuhqkD21xHe3k1xGInYOyRJJIywqWCtiMLyoPUCtqij2C7h9afY t+CvBegfD3S5NP0RJYbaSQzObq+mu5HbAGTJM7ueAABnAAGK5+x+AXw9thraQaBE9tq8Tw3lm91N JbFHfe4SFnMcWWG4+Wq8gHqK1a2fD/3JvqP61nOkoxvc0p13OXLY49f2d/h+vha68P8A9hOdPuru O+mkbULk3Tzx48uQ3Jk87coACnfwOBxxV/w78E/BfhO506fStF+yzafcXN3bN9qmfZLcKFnc7nO4 sAOucdRgmu4ornOw4nT/AIM+D9Kv/Dd7Z6S1tdeHUmi02WO7nBiSU7pEb5/3ik87ZNwBAIAIFdtR RQBxPxH/AOPjRv8Afk/9BFWNF+6tV/iP/wAfGjf78n/oIqxov3VpvoSt2dND90VOOlQQ/dFTjpSK FrF8Tfc035gn+nQcnP8AfHHHr0/nxW1WL4nxs03IDf6dBw2f749P8+vFXD4kZVf4cvRm1RRRUGoU UUUAeX+KfgHpPi/4m2fjK+1bXFntfJ2WFrrN9Bany1lADQJcCFgWkBIaM524OQzZl+C3wck+E8Gq /adaOt3N46RxybJ0WK3jLmKMCaeYgjzG4jKRDgRxRAYr0uorq6jsrd5pSRGgySqlj+Q5NAHyN+22 M+LPDf8A15Sf+jK+bcH0NfpPpmp2+qeN7l7cuVXTo1PmRNGc+a/ZgK6mvsMDxB9Sw8cP7K/LfXmt u2+zPzDOOCf7Wx1TG/WOXntpyXtZJb8y7dj8/P2awf8Ahd3hfj/lrL/6Ikr9A6KK8fNMw/tKsqvJ y2Vt79W+y7n0/D2Sf2DhpYf2nPzS5r2t0Stu+wUUUV459QFVdP8A9VJ/12k/9DNWqq6f/qpP+u0n /oZoAtUUUUAFFFFABVXU/wDkG3f/AFyb+Rq1VXU/+Qbd/wDXJv5GgC1RRRQAUUUUAFFFFAFW6/4+ rP8A32/9ANWqq3X/AB9Wf++3/oBq1QAUUUUAFeRfHj4YzfF5IvD1t4k1Hw7c/YLm6gewaEpNKpRU EyTQTIyBpAc7Q6kAqcjI9drDmkx42s083G7Tpz5W5vmxLFzjG04z1Jz83GcnGtPd+j/I5q/wx9V+ Zi6r4P1LVfDWl6ZK9tJc6dd6fIl7NJl544ZYZJWYLGoRmMbAKo2nCnK5wvJ/Dz4Ral4U+LGseI7j SPD1pBcLeq+r2EztqOqmaeKSN7pTAgUxKhiH7yT5VXBUfKPYqKyOkKQ9KWkPSgDnPAn/ACDLz/r9 m/mK6Sub8Cf8gy8/6/Zv5iukoAK4n4sf8gC1/wCvpf8A0Bq7auJ+LH/IAtf+vpf/AEBqANDWv+Rx 0X/rnJ/Na6auZ1r/AJHHRf8ArnJ/Na6agCvadZ/+up/pViq9p1n/AOup/pViqluRD4QoooqSwooo oAKKKKACiiigAooooAKKKKACiiigAooooAKKKKACuX+If/IFg/6+F/8AQWrqK5f4h/8AIFg/6+F/ 9BatqP8AERy4r+DL0Okg/wBRH/uj+VSVHB/qI/8AdH8qkrE6VsFFFVrzUbbT03XEyx+gPJP0HU00 m3ZCclFXbsWahluQj7EUyy/3F7fU9qzWvNQ1Li1tjawn/lrcfKx+i9R/npUsOjEri4uZJV6mOP5E /HHJ/E1pyKPxMw9pKelNfPYJ7q3jf/SphLJ1EEQLY/Acn8acbq+ueILUQJ/z0uDz/wB8j+tXLe1h tE2wxJGP9kYqWk5LoilCXV29P8/+GM4aU8/N3dSz/wCwh2J+Q/xq3b2kNou2GJIh/sjFTUVLk2XG nGLulqMkjWVCrDIqtdWk1xC0ReJ1II/ex5PP0I/lVyip2LaurMoWT3c9nDJ5kILICR5Z4OOf4qka Cd2yxt2PHJiPY5H8XalsFMccsZGNkrgfQnI/nVqqluTB3irlOO2mhLGP7OhY5bbCRk+p+an7bv8A 56Q/9+z/APFVZoqSyttu/wDnpD/37P8A8VQVu8f6yH/v2f8A4qrNIelAGfOt3g/vIf8Av2f/AIqu X1tbrY37yL/v2f8A4quwn6GuX1v7jUAHw4Egt9Q8xlY+av3Vx2+prl/Ff/I3+DP+v24/9JJq6v4e f6i//wCuq/yrlPFf/I3+DP8Ar9uP/SSavSwPxy9H+TPDzX+HD/FH/wBLidTRRRViCuTsPiVpF/d6 HbBbmGfV0uWiWVAPKMBxIkhBIDZDAYznaea6yvJdZ+EmtXK+KnsL+zt57q6SbR2YuPsqsWa434HV mlmxtzxtz7J36FKz3Omi+Lfh77NpNxd3A0yPVWt0tPts0KNI0wcxjbvLAkIeo5yMZ5xq+HfHWh+J 7iW0stRt21GEyebp7TobmNUkaMs0YYkKSvBPqK5/UfAeoW+qx3elLZPFbvp/kW9xM8Q2QCZXBYI2 PllBHByVwcdauaB4Ku9JutFld7bFlJqDy+WTlhcS71x8vPbOccjvS1G1Gx2dFFFUQFcr8Pf+PPW/ +wze/wDo411Vcr8Pf+PPW/8AsM3v/o410Q/hT+X6nFU/3in6S/Qz/Hvxm8N/Dq/istUlnku5E8zy bWMOyrnALcjHSuW/4ap8F/8APPVP/AZf/i6l+LP7P0PxK16LV4NVOmXXliKYPD5quBnBHzDBriP+ GPZ/+hqj/wDAA/8Axyvcw9LKnSi602pdd/8AI+Px+I4kjiZxwlGLp30em3zkvyOy/wCGqfBf/PPV P/AZf/i6ltv2pPBVxOkZOoQhiB5kluNq+5wxriP+GPZ/+hqj/wDAA/8AxypLf9j9kuIzP4nEkIYb 1Sy2sR7HecflW7o5Nb+I/wAf8jijiuLLq9CP/kv/AMke8x+KrCWNXRnZGAIYLwRTv+Emsv8App/3 zWda+CltLaKCO5xHEgRQU7AYHepP+ESP/P0P+/f/ANevlHvofp8VCyvuXf8AhJrL/pp/3zR/wk1l /wBNP++apf8ACJH/AJ+h/wB+/wD69H/CJH/n6H/fv/69LUdqfcu/8JNZf9NP++aP+Emsv+mn/fNU v+ESP/P0P+/f/wBej/hEj/z9D/v3/wDXo1C1PuXf+Emsv+mn/fNH/CTWX/TT/vmqX/CJH/n6H/fv /wCvR/wiR/5+h/37/wDr0ahan3Lv/CTWX/TT/vmj/hJrL/pp/wB81S/4RI/8/Q/79/8A16P+ESP/ AD9D/v3/APXo1C1PuXf+Emsv+mn/AHzR/wAJNZf9NP8AvmqX/CJH/n6H/fv/AOvR/wAIkf8An6H/ AH7/APr0ahan3N21uo72ESxNuQ8VzXjjxxP4PvfD8EWjz6jFqmoRWUtysixxWgd1QOxOSxywwoHO DkjFdDp1gunWwiVi3OST3NZni3wx/wAJTb6bF9p+y/Y9RttQz5e/f5MgfZ1GM4xnt6GmZaX8jkbL 4m+I9ct/EMum+FrCz/sTUHtZ11/WGtCYRBHMs37q3m25En3DyAASckqOr8AeIr7xd4N0nWtR0xNH ur+AXBsknM4jVuV+cohOVweVBGcdqw9V+F7apZ+K7Q6qY7bxHqMN3dIIORAsUEUtvnd/y0WEgt2E h4OM13SIsaKqgKqjAA6AUlfqN26Dq2fD/wByb6j+tY1bPh/7k31H9azq/Azah/ERr0UUV556oUUU UAcT8R/+PjRv9+T/ANBFWNF+6tV/iP8A8fGjf78n/oIqxov3VpvoSt2dND90VOOlQQ/dFTjpSKFr F8TAlNNxH5v+nQ/Lzx84549Ov4c1tVi+JkLppoVDIft0JwATwHBJ49Ov4VcPiRlV/hy9GbVFFFQa hRRRQAUUUUAeYfED4seH/hd43hfXpp4Vu9OCxGGEyZKytnOOnUVj/wDDW/w7/wCfy+/8A2ryf9tv /kbPDf8A15Sf+jK+bq++yzI8LjMJCvUbu77Pza7H4xn/ABfmOWZlVwlBR5Y2tdO+sU+67n6HeAfj r4U+JetSaVoc9zLdxwNcMJbcxgICoJyfdhXoVfFH7GP/ACVa+/7BE3/o2Gvtevm83wdPA4n2NK9r J6n3nDOaV83y9YrEW5rtaaLT5sKKKK8U+rCqun/6qT/rtJ/6GatVV0//AFUn/XaT/wBDNAFqiiig AooooAKq6n/yDbv/AK5N/I1aqrqf/INu/wDrk38jQBaooooAKKKKACiiigCrdf8AH1Z/77f+gGrV Vbr/AI+rP/fb/wBANWqACiiigArDmJ/4TazG4Af2dP8AL8+T+9i54+X8+eeON1blYcwP/Cb2Z2jb /Z0+W+fI/exeny/nzwMcbq1p7v0f5HNX+GPqvzNyiiisjpCkPSlpD0oA5zwJ/wAgy8/6/Zv5iukr m/An/IMvP+v2b+YrpKACuJ+LH/IAtf8Ar6X/ANAau2rifix/yALX/r6X/wBAagDQ1r/kcdF/65yf zWumrmda/wCRx0X/AK5yfzWumoAr2nWf/rqf6VYqvadZ/wDrqf6VYqpbkQ+EKKKKksKKKKACiiig AooooAKKKKACiiigAooooAKKKKACiiigArl/iH/yBYP+vhf/AEFq6ckKCSQAOpNcb8QdQFxo8K2y mbFwMydEHyt37/hW9BN1EceLklRlc6+D/UR/7o/lVaTVI95jgVrqUdVi5A+rdBUcOntcQxm7maYb R+6X5U6enU/jU+7nyLVVRV4ZwPlT2A7mosr9zXmlZdPzKkxvJ22PKIWPIhtzlsf7Tnp+Aqay0eC0 fzSoec/xnkj6E8/jVuGBIFIUcnkseST6mpKHN2sgjSV+aWrCiiiszcKKKKACiiigAooooAydUurq 2vIxArmIrucrGXPp0A5+mR+PSrmmyyT2aPJvDHPEibWxnjIwOcUtxI0VzbHPyOxjYfUZH8v1qzTZ Ke6CiiikUFIelLSHpQBXn6GuX1v7jV1E/Q1y+t/cagB/w8/1F/8A9dV/lXMeMdN1Ke/0LUdMtor2 XTrqSV7aSbyt6vDJHw2CMguD+ddP8PP9Rf8A/XVf5VtHQYSf9Y/6V14eqqMnJnn4zDPEwUFp1+aa a380ec/294q/6FSH/wAGi/8AxFH9veKv+hUh/wDBov8A8RXo39gQ/wDPR/0o/sCH/no/6V2fWqX8 i/8AJv8AM83+z8R/z+l/5J/8iec/294q/wChUh/8Gi//ABFH9veKv+hUh/8ABov/AMRXo39gQ/8A PR/0o/sCH/no/wClH1ql/Iv/ACb/ADD+z8R/z+l/5J/8iec/294q/wChUh/8Gi//ABFH9veKv+hU h/8ABov/AMRXo39gQ/8APR/0o/sCH/no/wClH1ql/Iv/ACb/ADD+z8R/z+l/5J/8iec/294q/wCh Uh/8Gi//ABFH9veKv+hUh/8ABov/AMRXo39gQ/8APR/0o/sCH/no/wClH1ql/Iv/ACb/ADD+z8R/ z+l/5J/8iec/294q/wChUh/8Gi//ABFWfBGlXul6XdHUIo4Lq7vbi7aGKTzBGJJCwXdgZIBHau9/ sCH/AJ6P+lH9gQ/89H/SlLFQcXGMUr+v6tlQy+rGaqSm5NX35evokYdFbn9gQ/8APR/0o/sCH/no /wClYe2gdf1eoYdFbn9gQ/8APR/0o/sCH/no/wClHtoB9XqGHRW5/YEP/PR/0o/sCH/no/6Ue2gH 1eoYdFbn9gQ/89H/AEo/sCH/AJ6P+lHtoB9XqGHRW5/YEP8Az0f9KP7Ah/56P+lHtoB9XqGHRW5/ YEP/AD0f9KP7Ah/56P8ApR7aAfV6hh0Vuf2BD/z0f9KP7Ah/56P+lHtoB9XqGHRW5/YEP/PR/wBK P7Ah/wCej/pR7aAfV6hh0Vuf2BD/AM9H/Sj+wIf+ej/pR7aAfV6hh0Vuf2BD/wA9H/Sj+wIf+ej/ AKUe2gH1eoYdbPh/7k31H9af/YEP/PR/0q1ZWKWIcIxbdjrWdSpGUbI2pUZwmmy1RRRXId4UUUUA cT8R/wDj40b/AH5P/QRVjRfurVf4j/8AHxo3+/J/6CKsaL91ab6ErdnTQ/dFTjpUEP3RU46Uihax PE6b000YY/6dAflGejg1t1ieKApTTdxIH26D7ozzvGP1q4fEjKr/AA5ejNuiiioNQooooAKKKiur ZLy3eGXdscYOxyp/Aggj8KAPM/iH8JdA+KfjaCPXUuHWz04NF5Evl4LStnPHPQVi/wDDIfw9/wCe Go/+BZ/wr0LTNMg0vxvcpB5u1tOjY+bM8pz5r92JIrqa76WPxVGCp06jSXRM8bEZNl2KqOtXoRlJ 7tpN9jzv4ffAfwr8Mtbk1XRI7tLuSBrdjPPvXYWVjxj1UV6JRRXNWrVMRLnqybfdndhsJQwdP2WG gox7JWQUUUVidYVV0/8A1Un/AF2k/wDQzVqqun/6qT/rtJ/6GaALVFFFABRRRQAVV1P/AJBt3/1y b+Rq1VXU/wDkG3f/AFyb+RoAtUUUUAFFFFABRRRQBVuv+Pqz/wB9v/QDVqqt1/x9Wf8Avt/6AatU AFFFFABWHMmfG1m/lZxp048zDfLmSLjOdvOO4zxxwDncrDnhz43spfKYhdOnXzdhwuZYTt3ZwM4z gjJ28Ywc60936P8AI5q/wx9V+ZuUUUVkdIUh6UtIelAHOeBP+QZef9fs38xXSVzfgT/kGXn/AF+z fzFdJQAVxPxY/wCQBa/9fS/+gNXbVxPxY/5AFr/19L/6A1AGhrX/ACOOi/8AXOT+a101czrX/I46 L/1zk/mtdNQBXtOs/wD11P8ASrFV7TrP/wBdT/SrFVLciHwhRRRUlhRRRQAUUUUAFFFFABRRRQAU UUUAFFFFABRRVe7vorTAYlpG+7EgyzfQU0m9EJtRV2WKoyan5jtFaRm6kHBYHCL9W/oKZ9jn1A7r xvKh7W0bdf8AePf6Cr0cSQoEjUIg6KowBVaR31MryntovxKa6a05D3kv2g9RGOIx+Hf8axfiEAui QAAAC4XAH+61dTXI/EeQvpUMKZz56lmH8I2t+ta0W5VInPiVGFCVjoo3a4RI4yVRVAeQfToPf+VW o41iQKgCqOgFMtUWO2iVRhQowPwqWsW+iOuK0u9woooqSwooooAKKKKACiiigAoopCcDJoA5/wAY xamNP8/TZtrREM0WwMcA53L3z7elbGnQNbWFvE7F5FjAZmOSWxyT+NZeu63FpNvHJcQtPJNny4T9 0Yx19+RXNaT4+ZmL3trD5RYgiNcFMEg9etdcaVSpT0WiPNqYihQrtSlq/uR6FRWFrWtQWWjC9tTb OzeWUWXGGDEe/XBrGvPiFpmnPe3E32eTT4UjKNG8asSxIJLO6rjOB1znPWublfY7+eO9ztqQ9K4y D4g2t2zfZdEv7wFh5f2eKNtybFYvyw4G8DHX0BqzpOv3urLKn9ji0kQFlknK7JBuIyACW7d8e1Pk fUn2sXtqdFP0NcrrzqkTlmACjJJ7VmXGoajp9hFe69fWjW1xEJESwhFuUJ24UtJIQc7hySo/PjOu db0uK0EltbyyW8iiSS4BR0TJKjJDc8qR8ue3bmk0l1GpSb2sjY+E+tRawmtCAHyoJ0QOf4/l6j2r v64T4VXKXNpqbLavZt5y5SQKCRt4Pykjn8/Wum1rfLdabbCWWKOaVg5icoxAjYgZHPUCk7N6FRTS 953Zq0Vl/wBgRf8AP3f/APgW/wDjR/YEX/P3f/8AgW/+NIo1KKy/7Ai/5+7/AP8AAt/8aP7Ai/5+ 7/8A8C3/AMaANSisv+wIv+fu/wD/AALf/Gj+wIv+fu//APAt/wDGgDUorL/sCL/n7v8A/wAC3/xo /sCL/n7v/wDwLf8AxoA1KKy/7Ai/5+7/AP8AAt/8aq6jYHS0t54bq7L/AGmFCJLhnUhpFUggnHQm gDeooooAKKKKACiiigAooooAKKKKACiiigAooooAKKKKACiiigAooooAKKKKACiiigAooooA4n4j /wDHxo3+/J/6CKsaL91arfEmSOOXSS5O4NKQqgkngZwByam8PTpc28ckZJRhkEgj9DTZK3Z1MP3R U46VBD90VOOlIoWsTxQQE03JwPt0H8IP8Y9f59q26xfExKpppG3/AI/oB8wB/jHr/n05q4fEjKr/ AA5ejNqiiioNQrlPir4vuvAHw58ReIrKyXUbvTbN7iO1fz8SMB0PkQzSf98xsfbGSOrqK6tYb63e C4hjuIJBh4pVDKw9CDwaAPnT4TfF34h+PNA8M6rqkdtoUcniU6Xf2s+nXomuYVgK4jN1a2bR/vkZ 2PlP3QFcHHrfwy1TX9RXxPD4ivbS+u7LWpbeFrK2MEUcHlRPHGAWYsVD4Lk/McnCghV6r+yLARQR /Yrfy4JfPiTylxHJkneoxw3zNyOeT61Jb2VvZvO0EEUDTyebKY0CmR8Abmx1OFUZPYD0oA+Sv22J Xi8WeHNjsmbF87Tj/lpXzh9qn/57Sf8AfRr7G/aK+Dut/FvxlpcejT2UDWVgWkN7IyA7pDjG1W9K 8u/4Yx8c/wDP/oX/AIEy/wDxqv07J8wwdDA06dWolJX0+bP5/wCJ8kzPF5vWr4ejKUHy2a2+FL8z 61+HX/JPvDH/AGC7X/0UtdDWV4T0ubQ/C2jabcFGns7KG3kMZypZECnBOOMitWvzaq1KpJruz94w 0XChCMt0l+QUUUVkdAVV0/8A1Un/AF2k/wDQzVqqun/6qT/rtJ/6GaALVFFFABRRRQAVV1P/AJBt 3/1yb+Rq1VXU/wDkG3f/AFyb+RoAtUUUUAFFFFABRRRQBVuv+Pqz/wB9v/QDVqqt1/x9Wf8Avt/6 AatUAFFFFABXkHx08SeL/C97pFx4I0aXVtbnjkt9y6Wt+lvEWR3d1a8tFAxHgbplyTxuICP6/XCe OfAmj+PvEum2esR3jRwWss8UtjdzWcsbiSMZW4gkSRcgspUHDqzBuODrT3fo/wAjmr/DH1X5mX47 8fa/p3gjw/4o8O3GnTabKsNzePdaXczNcROF2qixyL9lU7izTyl0iC/MrAllteHPitP4p+Ip0O10 S8tNFW2vJI9VuxD5d88E0MRa32TMwQM8inzUQkqCuV5Oh4l+DfhPxbHZR6jY3Ris2BhitdSurVBH sRDbssUihrdhGm63YGJyoLITzVrQfhd4c8M+KL3xBp9rdRaldiQP5uo3MsEYkZWkEMDyGKEMyKxE arlsk8kk5HSdXSHpS0h6UAc54E/5Bl5/1+zfzFdJXN+BP+QZef8AX7N/MV0lABXE/Fj/AJAFr/19 L/6A1dtXE/Fj/kAWv/X0v/oDUAaGtf8AI46L/wBc5P5rXTVzOtf8jjov/XOT+a101AFe06z/APXU /wBKsVXtOs//AF1P9KsVUtyIfCFFFFSWFFFFABRRRQAUUUUAFFFFABRRRQAUUyaZLeJpJGCIoyWP QVnqk2r4aTdBZk8R9HkHq3oPaqUb6vYzlO2i1ZI15JeOY7PG0HD3BGVX2X1P6VPa2Mdplly8rfel c5Zvx/pUyRrEgRFCqowABgCnU3LogUNeaWrCiikJCgknAHJNQaEVxMYlAUbpGOFX39foK5nx5CIN BgXJYm5BZj1J2tzXR2wMrG4YfeGEB7L/APX6/lWB8Q/+QLB/18L/AOgtXRS0mkcWI1oyl5HSQf6i P/dH8qkqOD/UR/7o/lUlc52LYKKKKBhRRUcs8cABkkWME4BdgMn0oDYkorJu/EtrbxXDRrJcvBII pEjXlWOfX6GmXN1qtz9sitYEgKFfJlfkOD16+2K05H10MXVj019P68jZqvcahbWqyGWZE8tdzjOS B64696z5tFuL57xbm8f7POqhYk/5ZkYJwfrntU8eg2aOXaMyyGEQM0hzuUAdR07DtRaK3Yc1R7K3 qRy+IrdZmhiWSaXyPtCBRgOuMjB9TUD32o6hCois/s8M1u5Z5eGjfkAEHHHA7d60HngsysMMQaUK AsMSjIHbPYD60gs5LohrtgV6iBD8g+p/i/l7VXupXsZvnbtzfd/mcL4z07Vtet9NuIWLpAsiXWwZ XJwOAMZxjr04ridP8BW1y4hhS6uJ2OSRK2Se5wDgV7u1sN26NjE3crjn8OlNitEt2do0jjZzlmVA Cx98V2UsdOlDkijysRlFPEVfaTd+99fLT7jmJPDNlo+gW4uZJD5EcY2MUYF1AIGSPUVTn8PadYwo qBLcRuqxFB5ZIOWyGRwcfM2fXpjpXbsjOpViCpGCCOtNMGQchDnGfl61xOrOTu2etHD04pJLbzZg v4XYxhNkDKNuNk00RwFC44boQACOhwM5q5DBcWf3NOjJCFMx3B6ZJxgj1JrVw/8AeH5UhD4+8Pyq ebujT2bW0n/Xqcq2kWltBJG2m6hhlCgm7klMYzn5G8wlOg+7joPSuY1iz01Z/Nn+2BUjVFjuWmIO Cxy5JO/738WcY4r0mcPg/MPyrl9bD7G+YflRePYOWa2l96/4Yr/CeGzhsdSWzcunngsWlaQg7emW JI+nauo1T/kK6N/12k/9FPWH8OgRBqGevmr/ACrc1T/kK6N/12k/9FPUvyNFe2pqUUUUhnGeMfGV /wCG9QubaGCCZpdPM1gHDZkuRKsexueQTJF0wfvc1RsfiRcajNHLDFGbMrYxlY4t8jTzBmaMEyKF wNgyc4J5zXUa74UsvEN/pF5dGUS6ZcfaIfLYAM2OjccrnacccqPSqOn/AA90zTLZ4YHuAjan/apL OpPmZBC/d+4MAAdcDrQBzmlfFm8lt4Lu+0O5W1bTY76cW4jLQAySKzsTLgphAcLluvFdKfHlmNUN r9kvPsv2n7F/aO1Ps5nx/q/v785+XO3bnjOarWnw1sLXTruyN7fTw3Fl/Z+ZGjzHDudgFwg5G8jJ z2zmrC+A7NdUFz9rvDa/aftv9nFk+z+fj/Wfd35zzjdtzzjNAGbrnxNjs9CgvdP065vJ7i0ivYoW CL+7eVEwcuPm+fpn8a7aNi6KxUoSASrYyPY44rjYvhbZR2kls+q6lNH9lFnBvaHNvGHV1CYjGSCo wX3e+a7GFGihRGkaZlUAyPjcx9TgAZPsAKAH1l+Iv+PO3/6/Lf8A9HJWpWX4i/487f8A6/Lf/wBH JQBqV8VeK/2tvHCeItQjsBZ6daRTPFHbvbB3UKSPmJ78c19q1yOsfCPwZr+oS32oeGdNuryU5kme ABnPqcdT717GW4nC4aUniqXOnt5fefMZ7gMwx9OEcvxHsmm776/Na6HyH/w1v8RP+f2x/wDANKP+ Gt/iJ/z+2P8A4BpX1f8A8KK+H/8A0KWmf9+aP+FFfD//AKFLTP8AvzXvf2rlP/QL+CPjf9XeJP8A oYfjI+UP+Gt/iJ/z+2P/AIBpR/w1v8RP+f2x/wDANK+r/wDhRXw//wChS0z/AL80f8KK+H//AEKW mf8Afmj+1cp/6BfwQf6u8Sf9DD8ZHyh/w1v8RP8An9sf/ANKP+Gt/iJ/z+2P/gGlfV//AAor4f8A /QpaZ/35o/4UV8P/APoUtM/780f2rlP/AEC/gg/1d4k/6GH4yPlD/hrf4if8/tj/AOAaUf8ADW/x E/5/bH/wDSvq/wD4UV8P/wDoUtM/780f8KK+H/8A0KWmf9+aP7Vyn/oF/BB/q7xJ/wBDD8ZHyh/w 1v8AET/n9sf/AADSj/hrf4if8/tj/wCAaV9X/wDCivh//wBClpn/AH5o/wCFFfD/AP6FLTP+/NH9 q5T/ANAv4IP9XeJP+hh+Mj5QH7XHxEBBN5Yn2NmvNe/+Cfi9rfijwtp2qTJDBLcIWZBHwCGIyPY4 z+NdiPgX8P1II8JaXx6wg10kXhPRreJY4tMto41GFRYwAB6AV5ePxuBxEEsPQ5Wnvp+h9HkmVZtg as547Fe0i1ZLV6331/rU4b/hYGr/AN+H/v3R/wALA1f+/D/37rvP+EZ0r/oHwf8AfAo/4RnSv+gf B/3wK8Xnh2PsOWXc4my8f6mbqISiKVCwBQJgn6V6TVCDQdOtZVlisoEkXkMEGRV+s5tPZFxTW7PF /Esdzo3xO8O61Y6pc/2Lfak1ncXkXiG6uxLMUmBtv7OOLeNFKDMqEyKUwU5Zhyfwo1HW7vxF4fuN S1DWLOw1+wvWTVp9bkuk1YgBkmS1dmSwITMoCAAZ2NggCvd4PAnhq18Sy+IofD2lQ+IJVKyatHZR LduCACDKF3kYAHXtVW2+F/g2zuNVuLfwloUE+rRvFqMsemwq14j53rMQuZA2TkNnOeazLOS+EUYu PEOt3ug6hqt/4IaGKG0uNW1K4vxd3Ss/mzW8k7u/k7Sigg7GIJUYG5vVK5vwp8NfCPgOSaTwz4V0 Tw68yCORtJ06G1LqOisY1GQOwNdJQAUUUUAFFFFAHEfEqJZZNJUsyktKAV91FWNCQRxIqjCqAAKg +I//AB8aN/vyf+girGi/dWmyVuzpofuipx0qCH7oqcdKRQtYvibds03btz9uh+/jGN4z17+nfPTm tqsXxONyaaBj/j+gPJA/jHr/AJ9OauHxIyq/w5ejNqiiioNQooooAKhu/P8As7/ZjGJ/4TKCV/HH NTUUActpgvh43uftzW7Sf2dHt+zqwGPNfrkmupr52/aR+LuvfCnxjpMmh/ZS15YFZftMRcfLIcY5 HrXlH/DYfj700r/wEP8A8VX0GFyPF4ujGvTtZ+fnbsfFZhxdluWYmeEr83NG17K61SffzPuCisjw hqc2teE9F1C52m4u7KCeTaMDc0ascDsMmtevBlFxk4vofY05qpBTjs1cKKKKk0Cqun/6qT/rtJ/6 GatVV0//AFUn/XaT/wBDNAFqiiigAooooAKq6n/yDbv/AK5N/I1aqrqf/INu/wDrk38jQBaooooA KKKKACiiigCrdf8AH1Z/77f+gGrVVbr/AI+rP/fb/wBANWqACiiigArCnH/Fc2Rz006cY2Kf+WsP 8Wcj6AYPfoM7tYc5/wCK3shlf+QdPwVTd/rYehPzY9hx0zyFrWnu/R/kc1f4Y+q/M3KKKKyOkKQ9 KWkPSgDnPAn/ACDLz/r9m/mK6Sub8Cf8gy8/6/Zv5iukoAK4n4sf8gC1/wCvpf8A0Bq7auJ+LH/I Atf+vpf/AEBqANDWv+Rx0X/rnJ/Na6auZ1r/AJHHRf8ArnJ/Na6agCtZjBn/AOup7/SrNV7TrP8A 9dT/AEqxVS3Ih8IUUUVJYUUUUAFFFFABRRRQAUUUUAFR3FxHawvLKwVFGSaWWVIY2d2CIoyWPQCq UETahMlzMpWJDmGJv/Qz7+g7fWqS6vYzlJrSO42K1l1GRZ7tSkSnMVse3+0/qfbtWlRRQ3ccYqIU UUVJYVWuP38q24+796T6dh+P9DU8kixRs7HCqMk1FaxsqF3GJJDub29B+AqlpqRLX3SeuX+If/IF g/6+F/8AQWrqK5f4h/8AIFg/6+F/9BatKP8AERhiv4MvQ6SD/UR/7o/lUlQpKkNvEZHVAQoBY45P QVmSa+1wzLp9u108U4imVvlKj1GfoRzUKLlsaucYJXNgnFZlx4itYRGY91wGnEBMQyFb3/D09KhO hTXuft900vl3HnQtH8pUDoDx9K1ILOC1MhhiSMyMXcqOWPqadox31JvUltoZbHWL5XCiOxMdxgE8 iSMfmeo9utP/AOEbt5PPFzJLcpJN5wV2I2HngHr3/Steijna20H7KL+LX1I47eKF3eOJEdzlmVQC x9/WpKazqg5OKx2m1K7eRNstkPOUIwVWymOSevp7ckCo3NNFojUuLuK2wHb5m+6ijLN9BUG26vPv E2sX91TmQ/U9B+H51Pb2kVtkouXb7zscs31NTVV0tieVy+Iigt47ZNsSBB1OOp+p71LRRUblpJKy CiiigYUUUUAFIelLSHpQBXn6GuX1v7jV1E/Q1y+t/cagB/w8/wBRf/8AXVf5V0eoabHqAiLPJE8T b0kibaynBB/Qmuc+Hn+ov/8Arqv8q66gDL/sNv8AoJX/AP39H+FH9ht/0Er/AP7+j/CtSigDL/sN v+glf/8Af0f4Uf2G3/QSv/8Av6P8K1KKAMv+w2/6CV//AN/R/hR/Ybf9BK//AO/o/wAK1KKAMv8A sNv+glf/APf0f4Uf2G3/AEEr/wD7+j/CtSigDL/sNv8AoJX/AP39H+FA0FGeNpby7uFR1kEcsgKl lOQTx2IBrUooAKKKKACiiigAooooAKKKKACiiigAooooAKKKKACiiigAooooAKKKKACiiigAoooo AKKKKAOJ+I4/0nRv9+T/ANBFWNF+6tV/iP8A8fGjf78n/oIqxov3VpvoSt2dND90VOOlQQ/dFTjp SKFrE8UAFNN3DI+3QdGA53jHX+XetusTxQyqmmlgxH26AfKcc7xirh8aMqv8OXozboooqDUKKKKA Ciiorm4W1geZ1dlQZIjQux+igEn8KAPkz9tGwub7xb4dFtby3BWxfcIkLY/ed8V87f2Bqn/QNu/+ /Df4V+jGmalFqfja5eKO4jC6dGpFxbyQn/Wv0DgE/Wupr67A8QSwWHjh1Svy31v3d+x+Z5vwVDNs bUxrxDjzW05b2skt7rsc98PFK+APDIIII0y1BB7fulroaKK+UnLnk5dz9HpU/ZU4077JL7goooqD UKq6f/qpP+u0n/oZq1VXT/8AVSf9dpP/AEM0AWqKKKACiiigAqrqf/INu/8Ark38jVqqup/8g27/ AOuTfyNAFqiiigAooooAKKKKAKt1/wAfVn/vt/6AatVVuv8Aj6s/99v/AEA1aoAKKKKACsOb/kd7 P7n/ACDp+uzd/rYumfmx6446Z521uVhTj/iuLLhf+QdPyWXP+th6D7xHuOBxnkrWtPd+j/I5q/wx 9V+Zu0UUVkdIUh6UtIelAHOeBP8AkGXn/X7N/MV0lc34E/5Bl5/1+zfzFdJQAVxPxY/5AFr/ANfS /wDoDV21cT8WP+QBa/8AX0v/AKA1AGhrX/I46L/1zk/mtdNXM61/yOOi/wDXOT+a101AFe06z/8A XU/0qxVe06z/APXU/wBKsVUtyIfCFFFFSWFFFFABRRRQAUUUUAFFFUdTmfbHbQttmnO0MP4V/ib8 v500ruxMpcquMz/al0VGDaQNz6SOO30H8/pWjUcECW0KRRjaiDAFSU5O+i2JhG2r3YUUUVJoFFFI SACTwBQBXn/fTxw/wj94/wBB0H4n+VWar2YLo0xGGlO7nsOw/L+dSzSrBE8jnCKCxOM8CqfYiO3M x9eefEzxVaLZSWFu6yahbTozwOdp2lW5Geo9cdK6QzTeJFKxYXSp4SPNU7ZFfPTH4dOmD1rnviL4 Ft9c0+yWKRY7uJkRpHI3yJ90Fj3xnP511UFCFRe0f9eZ5+LdWrRkqK/4Pp/mbmm2EWvwSyXFyb20 MitEoGPLIHIDDqOccenWuiRFQHaoXJycdz61Q0sWWmadb2sU8XlxIFB3jn1P4nmrX262/wCfiL/v sVzzlzPTY7aUOWKvv1J6KzNV1620yxkn3rMyj5Y4zksfwrM8Pa/Jrenq01zHaSAnzFJHmZJ7Z4A/ PpSUG1zdAlVjGXJ1OguLuK1AMjhSei9SfoO9Q77q7+4v2WP++4y5+g6D8fyptubG2JZZoi56yNIC x/E1P9utv+fiL/vsUXS2KtKXxO3p/mLb2qW4OCzMeS7nJNTVB9utv+fiL/vsUfbrb/n4i/77FS3f ctJJWRPRUH262/5+Iv8AvsUfbrb/AJ+Iv++xSGT0VB9utv8An4i/77FH262/5+Iv++xQBPRUH262 /wCfiL/vsUfbrb/n4i/77FAE9FQreQOwVZ42Y9AHGTU1ABSHpS0h6UAV5+hrl9b+41dRP0Ncvrf3 GoAf8PP9Rf8A/XVf5V0GravDo8UbypJIZG2IkS5YnBPt2Fc/8PP9Rf8A/XVf5Vb8X/f0z/ru3/ot qAH/APCZW/8Az43v/fC//FUf8Jlb/wDPje/98L/8VWPRQBsf8Jlb/wDPje/98L/8VR/wmVv/AM+N 7/3wv/xVY9FAGx/wmVv/AM+N7/3wv/xVH/CZW/8Az43v/fC//FVj0UAbH/CZW/8Az43v/fC//FUf 8Jlb/wDPje/98L/8VWPRQBsf8Jlb/wDPje/98L/8VT4fF9rLPFE1tdQ+Y6xh5EXbknAzhj3IrEqK b/XWX/X3B/6MWgDvaKKqT6vY20hjmvLeJx1V5VBH5mjcC3RVD+3tM/6CNp/3+X/Gj+3tM/6CNp/3 +X/GnZiui/RVD+3tM/6CNp/3+X/Gj+3tM/6CNp/3+X/GizC6L9FUP7e0z/oI2n/f5f8AGj+3tM/6 CNp/3+X/ABoswui/RVD+3tM/6CNp/wB/l/xo/t7TP+gjaf8Af5f8aLMLov0VQ/t7TP8AoI2n/f5f 8aP7e0z/AKCNp/3+X/GizC6L9FUP7e0z/oI2n/f5f8aP7e0z/oI2n/f5f8aLMLov0VQ/t7TP+gja f9/l/wAaP7e0z/oI2n/f5f8AGizC6L9FVIdXsbmQJDe28rnoqSqSf1q3S2GFFcrL8T/DkPij/hH2 vZhqHnLbFxZTm1WYqGWFrnZ5IlIIIjL7jkccipfFvxE0LwRLbxarcXImnR5VhsrGe8kWNcb5XWFH KRrkZdgFGRk0AdLRXIa98WfC3hue1ivdSdhPAl351paTXMMMDHCzTSRIyQxnBxJIVU7W54OOuDBg CCCDyCO9AC0UUUAFFFFAHE/Ef/j40b/fk/8AQRVjRfurVf4j/wDHxo3+/J/6CKsaL91ab6ErdnTQ /dFTjpUEP3RU46UihaxfE77E005I/wBOgGVOOrgVtVi+JmZE00q5jP26EZBI4LgEcevT8auHxIyq /wAOXozaoooqDUKiurqGytpbi4lSC3iUvJLKwVUUDJJJ4AA71LXnH7QPgHWfib8Mr3w7oWoHTL28 uLdWufMuk2w+avm5+zXVtIRs3fKJQD0IOaAO7TWLCVoFS+tnaeR4YQsykyOmd6rzyV2tkDkbTnpV Tw34w0Hxlb3VxoGt6drkFrcPaXEum3cdwsM6HDxOUJCup6qeR3FeOfC/4Gan4K0z4bz6vFa674l0 hr83uqySTvJDHcxzO0Ikurm5mIMrxhsSMGKK2AFAHW/B7S9ctdS8S3mreHrnw3bXEkEdtZ3s9pKy CNShSD7KdgtQNnleYFl5cuoyAACt8Svi/oXwn8bW8mtpeOt5p4WL7JEH5WRs5yw9RWB/w2R4D/54 ax/4Cp/8crzX9tv/AJGzw3/15Sf+jK+bq/QMryTCYvCQrVL3d+vm0fivEHFuZZbmdXCUOXlja11d 6xT7+Z+oei6rFruj2OpW6ukF5BHcRrIAGCuoYA4JGcH1q7XPfDr/AJJ94Y/7Bdr/AOilroa+DqRU ZyiujP2OhN1KMJy3aT/AKKKKzNwqrp/+qk/67Sf+hmrVVdP/ANVJ/wBdpP8A0M0AWqKKKACiiigA qrqf/INu/wDrk38jVqqup/8AINu/+uTfyNAFqiiigAooooAKKKKAKt1/x9Wf++3/AKAatVVuv+Pq z/32/wDQDVqgAooooAKwp2H/AAnFkO506c/fUf8ALWH+HGT9QcDvnIxu14n+0jp2kavZW9nq+i3G tRSWspgWPRJtbit5t8YjnksIfnmCsRtYZEbsrkYG5dae79H+RzV/hj6r8z2yivnf4vPoOt6B4J03 xL4L1i+1ZVRUvm8O6hrf9hTCOJmmja3t5F+0glVSf5QpEh3jayNsfD2417VfjbfXGrXHiK4Fra6h btBqOjG20+xBuLfyEtbnyE+0CSJA7EySkNuGUwUGR0nuFIelLSHpQBzngT/kGXn/AF+zfzFdJXN+ BP8AkGXn/X7N/MV0lABXE/Fj/kAWv/X0v/oDV21cT8WP+QBa/wDX0v8A6A1AGhrX/I46L/1zk/mt dNXM61/yOOi/9c5P5rXTUAV7TrP/ANdT/SrFV7MYM/Of3p/pViqluRD4QoooqSwooooAKKKKACii igArP04fappb1uj/ACRD0QHr+J5/KpNVlZLQxxnEsxESexPU/gMn8KsxRLDEkaDCoAoHsKvaPqZP 3p27D6KKKg1CiikJABJ4AoACQoyTgepqrqN1HBauz5ZDhTtIHU4xkkD9aIYFukWaceZvG5UblVHb j1qeWFZo9jbgv+wxU/mKp6EK8l5DJbyG3tDcyuI4QoYsTkAfh/SsqC2n1m8W5uB5MdtLvt3glysq kd/8fcimSMuqXqWNrJEbS1/d3NvJGTuGOMH8MdvXmtyKJIIljjUIijCqOgFX8C8zL+K/7q/F/wBf iRuApjgjAjBBOFGMKMdPzFeY+Nvijd6TBjSIo4FEu1pJV3FuuTj8O+a9OlPlzxuThMFD7E4wf0/W vBfihoF5pEKC4hPlNMdsq8q3B7/0NdWDhCdS0zzs0q1aVG9LQ9O8JeP/AO3pFs3ty93s3b4fuHHX JPQ/nUmqa3qUWu/ZfPSKHdGq28dhNIZC3Y3AYIh+o7VkfDfQLyCaC+khMNuIdq7+C2QOg9K6fVrm NZ7qD7OAJFVmllyoJBUZBJUcZGMMDkVlXUIztA6cG6lSkpVXqQ2njfT7p5reziku54n2JBBJE7yd eR8/y9D9/aeOlW38UwpvJs7sRgYRyqgO46oAWyGHuAODzVXT9NstQlu4zFeRxkJIu64nTBO7lBux H3+5jitGPw3p8UhdYGHyhQplcqMY5C5wDwMkDJ7k1ynoEdtrj3epx262ksMRWTMsu3BZSoIG1j0J IOR24JrKsfEt9LNO0zK9urMDt06aIRgPtH7x22yf8Bx6+1b8Wj2sF+94iOJ2z1lcqM4zhSdozgZw Oal+wQG1+z+X+5znbk+uf50AY8ni1I/sjPaTwJcSeXEkyqGmypKbMNjnHRiCO4FPPiqOGby5La4a ME+ZcqqCOL52UAjfuPKnoD68VZi8M6dCjqIXZXzw8zttBGMLlvlAzwBgDtipW0OzMUiCIjfgklie QxYHk+rE0ARQa9HLa3E0lrcW7QEAxSBdzEgbcYYg5yO/eobXXLi+1a3t0tJLeLy5GnEyqWRgVAXK vx97OQGB45pNG8NjT7G6t7qf7Z9obLH5xgYAABZ2bt/e47AVfstKttP2eSjBlUrveRnY5IJyzEkn gcnmgDMh8U/vBHJZXD4BLTxBPLBy2FwW3ZIX0xz1qO+8e6XYSRLK5AkOA5kjQY2qSRucFsbhwuT7 Vrx6TaREFIsEMH+8eozjv7mqw8MaekUUccc0CxMzqYLmSM5JyQSrAkdODxx0oAqjxYHdQunXSgzB A0hjAZMsDIMOeBtPBwfanjxUhAA0+98xvmWPEe5kwSHHz4wQp4Jz7VefRbNwgMRGwgqRIwIwxbsf Un65x0plroNpYZa2jKS8lHlkeTbwQBy33RnhRgDtigCey1CHUVlMQLRo23cRw3APH508KLeRFUYj f5do6KcZ49Bx/L3qLSdNTSdPhtY8EIOWC7dzE5Jx25NTyOTNGin/AGm+n/6/5GgCWkPSlpD0oArz 9DXL639xq6ifoa5fW/uNQA/4ef6i/wD+uq/yq34v+/pn/Xdv/RbVU+Hn+ov/APrqv8qteNHEKafK 52xpOdznoMowGaAMuiqn9rWf/PzH+dH9rWf/AD8x/nQBgeL0t1uoppprJmSFgLXUFOxxnJKN2fjH AJrPOrS2c95tu3tJJ3gIjnljQQKYgeWZGwMjbkg5PvzXX/2tZ/8APzH+dH9rWf8Az8x/nQByq6jf 6vpk4e8dANNeQiJE+dt0i5JKnqFHTFLp17PcX8NtbX22OV0VriJIy7gW4brtwTkeldT/AGtZ/wDP zH+dH9rWf/PzH+dAHJTeI7z+zhLLqP2OZbJZYl2J/pD5bd1B6YHC4656V2yHKKT1IrKvf7K1F1a4 n3gADYJ3VGGc/MoIDfiDVz+1rP8A5+Y/zoAt1FN/rrL/AK+4P/Ri1D/a1n/z8x/nSJewXd3ZRwyr LJ9qhO1eTgSKSfyFAHoleYal4L1dr+cpB9oVnLCQOo3ZPua9Poq4zcNiZRUtzyf/AIQrWv8AnyP/ AH8T/Gj/AIQrWv8AnyP/AH8T/GvWKK09tIj2aPJ/+EK1r/nyP/fxP8aP+EK1r/nyP/fxP8a9Yoo9 tIPZo8n/AOEK1r/nyP8A38T/ABo/4QrWv+fI/wDfxP8AGvWKKPbSD2aPJ/8AhCta/wCfI/8AfxP8 aP8AhCta/wCfI/8AfxP8a9Yoo9tIPZo8n/4QrWv+fI/9/E/xo/4QrWv+fI/9/E/xr1iij20g9mjy f/hCta/58j/38T/Gj/hCta/58j/38T/GvWKKPbSD2aPJ/wDhCta/58j/AN/E/wAaP+EK1r/nyP8A 38T/ABr1iij20g9mjy6x8Fax9sh3QfZ1DAmUup2478GvUaKKzlNz3LjFR2PF7zwd4jcXvhJdDmfT 7nxIuuL4j8+D7OkP2tbpkZDIJvOBUxjEZX7rbxyBt66niHSvGJ8T6f4UvtaTUtJTTZNPjubWOezk jlkdGcvMEMbCU7ijMw2rhWzx6bRUFHgen/DzxT4B8O6hoFnoZ8Tf2z4etNJ+229xDHBZTxwvC3nL K6uYPnDDy1dvv/KOM+3aFpp0bRNP08ymY2tvHAZT1faoXP44q9RQAUUUUAFFFFAHE/Ef/j40b/fk /wDQRVjRfurVf4j/APHxo3+/J/6CKsaL91ab6ErdnTQ/dFTjpUEP3RU46UihaxfE33NN+cR/6dDy c/3xxx69Px54rarF8T42abkgf6dB97P98en+fWrh8SMqv8OXozaoooqDUKKKKACiiobu0ivrd4J0 3xPwy5Iz+VAHnXjr4W+HPiZ43iTxBZveLaacphCTvHtLStn7pGeg61m/8Mp/Db/oCz/+B03/AMVX X2Vrp+heN7iOIx2qvp0bEPJ1Pmv6mupguobnd5M0cu3rsYHH5V3U8bi6UFCnUkors3Y8itlWXYmq 6lahCU3u3FNv712ItM06DR9NtLC1UpbWsKQRKSSQiqFUZPXgCrVFFcTbbuz1oxUUorZBRRRSGFVd P/1Un/XaT/0M1aqrp/8AqpP+u0n/AKGaALVFFFABRRRQAVV1P/kG3f8A1yb+Rq1VXU/+Qbd/9cm/ kaALVFFFABRRRQAUUUUAVbr/AI+rP/fb/wBANWqq3X/H1Z/77f8AoBq1QAUUUUAFYU8mPHNknmMM 6dOfLDkK2JYeSuOSM9c8ZPBzxu1hzzEeN7OLzSA2nTt5W5sNiWIbsYwcZxknI3cZycbUt36P8jmr /DH1X5m5RRRWJ0hSHpS0h6UAc54E/wCQZef9fs38xXSVzfgT/kGXn/X7N/MV0lABXE/Fj/kAWv8A 19L/AOgNXbVxPxY/5AFr/wBfS/8AoDUAaGtf8jjov/XOT+a101czrX/I46L/ANc5P5rXTUAV7TrP /wBdT/SrFQWyFDNkYzISP0qeqe5MdgoooqSgooooAKKKKACiiigCjL+91eBO0UTSfiTgf1q9VGzG +/v5PRljH0Cg/wA2NXquXRGVPW77v/gBRRRUGoVDeNttJz6Ix/SpqgvRus5x6xt/KnHdEy+FkqLs RV9Bis/XNQWwtAD5oMzeUrwpuKE9DWiGBUHtjNY2l79R1Ka+YXVt5eYfs8pwjY6HH4/r1q4rq+hn Ubsox3Zf02zeztUSaX7ROBh5iMFvTNW6KKhu7uapKKshGUMCCMg9q5D4hI8Gl24ikKKZuVIDDofU GuwrmfHVhcahY26W8fmMsmSMgcYPrWtG3tFc5sSm6MrGvZQTNZwE3UmTGp+6vp9Kn+zy/wDP1J/3 yv8AhTrNSlpArDDBFBH4VNWT3OiOyK/2eX/n6k/75X/Cj7PL/wA/Un/fK/4VYopFFf7PL/z9Sf8A fK/4UfZ5f+fqT/vlf8KsUUAV/s8v/P1J/wB8r/hR9nl/5+pP++V/wqxRQBX+zy/8/Un/AHyv+FH2 eX/n6k/75X/CrFFAFf7PL/z9Sf8AfK/4UfZ5f+fqT/vlf8KsUUAV/s8v/P1J/wB8r/hR9nl/5+pP ++V/wqxRQBXFvJnm5kYdxhR/IVLHEsQwox6nufc0+igApD0paQ9KAK8/Q1y+t/cauon6GuX1v7jU AP8Ah5/qL/8A66r/ACrrq5H4ef6i/wD+uq/yrrqACiiigAooooAKKKKACiiigAooooAKKKKACiii gAooooAKKKKACiiigAooooAKKKKACiiigAooooAKKKKACiiigAooooAKKKKAOJ+I/wDx8aN/vyf+ girGi/dWq/xH/wCPjRv9+T/0EVY0X7q030JW7Omh+6KnHSoIfuipx0pFC1i+Jvuab8gf/ToODn++ OePTr+HPFbVYviZSyaaFj80/boTtwePnHPHp1/Crh8SMqv8ADl6M2qKKKg1CiiigAooooA+QP22/ +Rs8N/8AXlJ/6MrsP2Jf+RN8Rf8AX+v/AKLFaP7QPwY1T4v+MtMj02+tLI2NgWc3Rb5t0hxjaD6V 1H7Pvwk1L4RaFqljqV5a3j3dys6PalsABQMHcB6V9fPGUHkscMp+/wBv+3mz8xpZZjI8Vzxzpv2T XxdPgS/PQ9Wooor5A/TgooooAKq6f/qpP+u0n/oZq1VXT/8AVSf9dpP/AEM0AWqKKKACiiigAqrq f/INu/8Ark38jVqqup/8g27/AOuTfyNAFqiiigAooooAKKKKAKt1/wAfVn/vt/6AatVVuv8Aj6s/ 99v/AEA1aoAKKKKACsOZiPG1mvmAA6fOfLy2TiSLnGNvGe5zzxxurcrDmz/wm9nyNv8AZ0+R8+c+ bF6fL69eemON1a0936P8jmr/AAx9V+ZuUUUVkdIUh6UtIelAHOeBP+QZef8AX7N/MV0lc34E/wCQ Zef9fs38xXSUAFcT8WP+QBa/9fS/+gNXbVxPxY/5AFr/ANfS/wDoDUAaGtf8jjov/XOT+a101czr X/I46L/1zk/mtdNQBn2Edwl9dtIGMTNlWZvfoBuIxj2FaFQWpJM2Tn94f6VPTehMXdXCiiikUFFF FABRRRQAUUUUAUtN5e8b1uG/QAf0q7VLTPu3P/Xw/wDOrtXP4jOn8KCiiioNApkq74nX1BFPpksq Qxs7sEUdWY4AoE9tTH1OV7uytrRLc3KXCqJtkm1o1OMH/PHBrWtbdbS2ihVmZY1ChnOSfrWL4bs2 mZ7+6tBb3gLQgh9wKg4B/THHpW/WtTR8qOejeS9o+v5BRRRWR0hXP+KI76Qw/ZyBDhg2xsPkqccH HQ4xyK6CuA+I3iaCyMNrJM9pMjlskkB1xwQR1ralBzmkjmxNWNGm5SOp02PUFlt/NVVtljZSvmFm zngnOecf7RxzWtWfoepx6tp6Twq/k/dV3GN+ByR7Z/lWhWTTTszeLUkmgooopFBRRRQAUUUUAFFF FABRRRQAUUUUAFFFFABSHpS0h6UAV5+hrl9b+41dRP0Ncvrf3GoAf8PP9Rf/APXVf5VuavcXCT2N vbyiBriVlaQpuIARm4H4CsP4ef6i/wD+uq/yra1T/kK6N/12k/8ART0AH2DUv+gr/wCS60fYNS/6 Cv8A5LrWpRQBl/YNS/6Cv/kutH2DUv8AoK/+S61leOvG3/CGjS/ksf8ATp2h87Ur77JBFhGfLPsf rtwBjqaZH8SNIt7S2e+u4POlhE7Npnm3tukZdkD+ckYG3KkFmCgHrQBsfYNS/wCgr/5LrR9g1L/o K/8AkutZOofEPT7bVoNPtg91M9w9tLIY5EhjZYndgJNhViNmCqkkZ9sU+D4h6MzWcM1wy3FxHA58 m3mkiQzAeXmTywFDE4Bbbn0B4oA0/sGpf9BX/wAl1o+wal/0Ff8AyXWq2neN9G1XU1sLW5lkuHMg jJtpVjl2HD7JCoRwDwSpNbtAGX9g1L/oK/8AkutRh76x1GyjmvBdR3DMhUxBSuELZBH0rYrL1P8A 5Cuj/wDXaT/0U1AGpRVXVdSg0bS7zULklba0heeUgZIVVLH9Aa+a7r9uCyS4kW38JTzQhiEeS/CM w9SPLOPzNd+FwGJxt3Qhe2+y/M8XMc5wGVOKxlXl5ttG9vRM+nqK8u8H/Hey8Z6FDqdrpksSOSrR vKMow6jpW1/ws2P/AKB7f9/f/rVhOhUpycJqzR6NHE0sRTjVpSvGSun3R29FcR/ws2P/AKB7f9/f /rUf8LNj/wCge3/f3/61Z+zl2NuePc7eiuI/4WbH/wBA9v8Av7/9aj/hZsf/AED2/wC/v/1qPZy7 Bzx7nb0VxH/CzY/+ge3/AH9/+tR/ws2P/oHt/wB/f/rUezl2Dnj3O3oriP8AhZsf/QPb/v7/APWo /wCFmx/9A9v+/v8A9aj2cuwc8e529FcR/wALNj/6B7f9/f8A61H/AAs2P/oHt/39/wDrUezl2Dnj 3O3oriP+Fmx/9A9v+/v/ANaj/hZsf/QPb/v7/wDWo9nLsHPHudvRXK6P49g1S/jtWtXgaQ4Vt+4Z 9OgrqulS4uO5SaewUV47L8YNevvEfiNdL0+zm0KDw/eajpEjRyPPez27qhfhgDCzPtUAZbbuDYYV sfCXxxqvia4urbXNbsLzUEt45hYw+Gr3R5EB+84+0zSefHkhQ8Y2gjqc4qRnpVFeTH4meIRcf2/t 0w+EP7d/sH7D9mk+3Z+0/ZPtHnebsx53/LPys7ed+eK9ZoAKKKKACiiigDifiP8A8fGjf78n/oIq xov3Vqv8R/8Aj40b/fk/9BFWNF+6tN9CVuzpofuipx0qCH7oqcdKRQtYvidC6aaApc/boDgDPRwc /h1rarE8UKHTTQd3/H9AflGTw4q4fEjKr/Dl6M26KKKg1Ciiuc+IPxC8PfC3wnfeJPFGrWejaRZr l7i9uI4EZj91A0jKu5jwBnkmgDo6iuVmaBxbukcxHyNIhdQfcAjP5iuA8LfHvwd43u/D8Ph/UG1u HXHvFtL/AE5Rc2eLZnV2a5jLRLuMbbV3bmAJC4Vis/wh+MmkfGfS9U1HRbaWGysL17LzZL2xuRKy 9SBa3Exj6j5JvLkHdBQBqaZHex+NrkX09vcSf2dHta3gaIAea/UF2z+ddTXzf+018VfEXww8YaPJ oFzFbtd2BWXzYVkyFkOMZHHU16V8AfGeq+PvhrZazrMyT3800yM6RhBhXIHA9hXpTwFWnhI4xtcs nbz6/wCR4NLOcNWzKplcU/aQV3orW0e979V0PRqKKK8094KKKKACqun/AOqk/wCu0n/oZq1VXT/9 VJ/12k/9DNAFqiiigAooooAKq6n/AMg27/65N/I1aqrqf/INu/8Ark38jQBaooooAKKKKACiiigC rdf8fVn/AL7f+gGrVVbr/j6s/wDfb/0A1aoAKKKKACsOYH/hNrM7AQNPn+fDZH7yLj+7z788ccbq 3K8r+M3xY0j4MXmn+ItZtJLqB4HsYhHdWtoTJJJGQvnXdxBbrkITh3BO3C5PB1p7v0f5HNX+GPqv zPVKK5Txn8StI8BeHtP1bVxcIl/c21nb2tvGJp3lmdVVQEJBC5LMwJVVRmzgZp1h8TvDWr+OLnwl p2r2epa5ZwyS3ttZ3MUrWRQxjZOqsWjdhKpAYcgE+mcjpOppD0paQ9KAOc8Cf8gy8/6/Zv5iukrm /An/ACDLz/r9m/mK6SgArifix/yALX/r6X/0Bq7auJ+LH/IAtf8Ar6X/ANAagDQ1r/kcdF/65yfz Wumrmda/5HHRf+ucn81rpqAK9p1n/wCup/pViq9p1n/66n+lWKqW5EPhCiiipLCiiigAooooAKKK KAKWmfduf+vh/wCdXapaZ925/wCvh/51dq5/EzOn8CCiiioNArG1lzfzx2Ea29whI+0xO+HVeMEA fn+Val1cxWcDzTOI406s3QVm6Hau7SX10ls11ISFmt+Q8fGOe/8A9YVpHT3jCp7zVNdd/QuadAlr HJbxrtjifao9BgH+tW6rx/LezDsyK38wf6VYqZau5pDRWCiiipLCuM+IXgqDxpFabZCJ7eUKxjIy FPXP06/nXXSgyOsfIQgliP5fj/SvHfHvxO1OCOEaY4sLffgYA3EDpk9voK68NCpKovZ7nnY+rRp0 Wq6un0PXrKCGws4beFWWKJAijaegqfzB6N/3ya5LwV4wn1txaXUYM6x7xMvAbGOo/HtWnPPPJf3M p1M2UNpKieQUQpICFOXJG7ndgbSOnesJxlCVpbnXRqQqwUobG15g9G/75NHmD0b/AL5Nc0PGFx9v t4G01jHJhmkiMsmxCSFJIi2joSdzLgdCelQf8JrdHzGNhGqQSkSYeXLR+W7AruiUk/L2BB7E1mbH WeYPRv8Avk0eYPRv++TWJZa1dapodxP5H9m3SkovnK6rk4wQZUQnrjlcZ9azodb1Gx2o63Fy8SyS TRagYo5VUbDndECrHBOAMdcHGM0AdZ5g9G/75NHmD0b/AL5Nc+fEs0UjgWolhjb95I8wDDMjou1Q vPKjqRwe5HLG8UXIiVjZos5j8xIVuMo4YDbubZkHnnGce9AHR+YPRv8Avk0eYPRv++TWDH4kumlR HsYl2SLFcFbknYzSFBsyg3DgnJ29uPRNSlvEur66j1CaKO0CFbQJGYpOMkMSu7nOOGHagDf8wejf 98mjzB6N/wB8muf/AOEmunZEjsYWluD/AKKGuSAy858w7DsPB4AapH8TlbcSLah3JYBBMDkjb3Ax /FQBueYPRv8Avk0eYPRv++TXMXPjC7s4szaYnmNuSNYZpJdzq+1gQsRbHoQpJ7gUXPiy+FtJLDpq RoIuDcSujiXYzAFDHnb8vUkHnpQB0+8eh/75NCSLICUYMAcZU5rK0/WZ7nVJbK5tVtikYdHzIfM6 ZwTGFIGezE+oFaM8ZwZEH71Rxj+IelAE1IelAORkdKD0oArz9DXL639xq6ifoa5fW/uNQA/4ef6i /wD+uq/yra1T/kK6N/12k/8ART1i/Dz/AFF//wBdV/lW7qtpcTS2c9qsby28hfy5XKBgUZeoBx19 KANGisv7RrP/AD42X/gW/wD8bo+0az/z42X/AIFv/wDG6AKfijw7e6zdaRd6ffwWN1p07zKbm1ad H3RshBUSIejZzntVHU/BN1rcWoNe6lCbq905bCSS3tSiAiR23hTIx/jxjd2znnA2vtGs/wDPjZf+ Bb//ABuj7RrP/PjZf+Bb/wDxugDnW+H94byNRq8Q0uG8nvYrY2ZMqvKkgZTJ5mCoMrEfKD2JPWn2 3w6+z2Jt/wC0N2V09d3k4/49Sp6bv4tv4Z71v/aNZ/58bL/wLf8A+N0faNZ/58bL/wAC3/8AjdAH GeFPDeuWXiawingki0PSEuY7V544ld1cgKNyTOXwB1KR8DkEnj0esv7RrP8Az42X/gW//wAbo+0a z/z42X/gW/8A8boA1Ky9T/5Cuj/9dpP/AEU1H2jWf+fGy/8AAt//AI3TFt9RvNQs5rqG2gjt2Z/3 UzSFiVK4wUHrQBf1Cwh1SwubK5TzLe5iaGRP7ysCCPyNfP1z+xV4YluZHh1vVIImYlYsRttHpkrz X0TRXbhsbiMJf2E3G+55OOynA5ny/W6Sny7X6fcedeF/ghovhHRodNsbm5EEeWLOQWZjySeK1f8A hWtl/wA/Vx/47/hXYUVjOtUqSc5Su2d1LD0qEI0qcbRSskuiOP8A+Fa2X/P1cf8Ajv8AhR/wrWy/ 5+rj/wAd/wAK7Cio9pLua8kexx//AArWy/5+rj/x3/Cj/hWtl/z9XH/jv+FdhRR7SXcOSPY4/wD4 VrZf8/Vx/wCO/wCFH/CtbL/n6uP/AB3/AArsKKPaS7hyR7HH/wDCtbL/AJ+rj/x3/Cj/AIVrZf8A P1cf+O/4V2FFHtJdw5I9jj/+Fa2X/P1cf+O/4Uf8K1sv+fq4/wDHf8K7Cij2ku4ckexx/wDwrWy/ 5+rj/wAd/wAKP+Fa2X/P1cf+O/4V2FFHtJdw5I9jnNJ8DWWlXqXIklmdOVDkYB9eK6F0WVGR1Dow wysMgj0NOoqG3LcpJLY8x0H9mn4ZeEvGY8U+HfBWheGtYFlNZfaNF0u2s2AlYFpA8cYcScY3BujH 1rZ0b4aPpmpvqd14q1zWdW8oW0F9fi0328HmK7xIsduiEOUUMzKz4HDDANdrRSGcN/wqTT/+EgN9 /ampnSzff2p/YBaH7D9szu8//V+bnf8APt8zZu+bbmu5oooAKKKKACiiigDifiP/AMfGjf78n/oI qxov3Vqv8R/+PjRv9+T/ANBFWNF+6tN9CVuzpofuipx0qCH7oqcdKRQtYnijbs03cSB9ug6LnneM fr+VbdYvic7U03Jx/p0A5AP8Y9auHxIyq/w5ejNqiiioNQrlviV4AtfiZ4Wk0G9vb+xtZZ4JZZNO vrizlZY5FcoJYJI5AGClThu/Q11NFAHnvhX4O2nhDQ/COl2WqX9xDoDzStNqN1NfT3LywyI5MlxJ I4G6UsASwAG0DFWfhr8Pb7wW97PqmqWOqXksMFlC+m6WNPijtIN/koYhI4Mg8xtzLsQ8bY0AxXc1 Dd3H2S3eXy5JdvOyJdzH6DvQB8qftkaHqWt+LvD66dp91ftHYuXFrC0hXMnGdoOK9X/ZcsLrTPg/ p9teW0tpcpcT74Z0KOuZCRkHkcEH8a7HTNQGoeN7lxb3Fvt06MYuIihP71+gNdTXsVMxlUwMMFy6 Rd7/AH/5nzFDI4UM3q5sqjbmrcttFpFb/wDboUUUV459OFFFFABVXT/9VJ/12k/9DNWqq6f/AKqT /rtJ/wChmgC1RRRQAUUUUAFVdT/5Bt3/ANcm/katVV1P/kG3f/XJv5GgC1RRRQAUUUUAFFFFAFW6 /wCPqz/32/8AQDVqqt1/x9Wf++3/AKAatUAFFFFABXnPxH8J6t4o8T6M2iX9jpeo2dvPLHd6no/9 owKrFI3XaJYmR2R22srg8HO5dyN6NWFOgPjiybaxI06cbhHkDMsPBbPB46Y5weRjnWnu/R/kc1f4 Y+q/M4Txh+zvovjbw1omkX19fwf2AkMOk3WnX93ZSRRKId6zCCdFm3GH+IBRkYXK5Ol4O+F2p+Gf G02rXOu2l9pMMd5Fp9jHprRXEK3M6TyedcGZxMQ6nBEacMM5ILH0aisjpCkPSlpD0oA5zwJ/yDLz /r9m/mK6Sub8Cf8AIMvP+v2b+YrpKACuJ+LH/IAtf+vpf/QGrtq4n4sf8gC1/wCvpf8A0BqANDWv +Rx0X/rnJ/Na6auZ1r/kcdF/65yfzWumoAr2nWf/AK6n+lWKr2nWf/rqf6VYqpbkQ+EKKKKksKKK KACiiigAooooApaZ925/6+H/AJ1dqlpn3bn/AK+H/nV2rn8TM6fwIKKKhvLuKxtpLiZtkUYyxqN9 C20ldmXq032+9i0+GW2cghri3nXJZD6e469fSteKJIIkjjUKiAKqjsBWZoUUkqPeTyw3TyE+VPHH tPl+h4z17e1a1aT091dDKmr3m+v5FeT5byFv7ysn8j/Q1YqvefKIn/uSKfz4/rVipeyLW7QUUUVJ ZDK/lSK54jxhj6ehPt1/OvCfiF4TvdOu7C1kiNxBLLgSxjKnJAGR2Ne9kZrkdQhE/jewt42dIo4t zKjEAHDHp27V2Yaq6Um0eXmGHjiKajLul95neBvBE2nXTX8yNaB4jGsasVbqOcdB0rV1ZI11Pz/I jNxaqBFdXUCs69clWbH5Buea6T7Iv/PSX/v4f8aPsi/89Jf+/h/xrGdWVSXMzqo4anRhyRMK1tI9 TvQZ9Ptne0AMMs1qNyE55XIGOR2NXYNHtLZFjj0yziQtv2LbqoDc88ZGeTz7mtD7Iv8Az0l/7+H/ ABo+yL/z0l/7+H/Gs+byNuXsyjZ2NlZ2bWttp9nBaykhoIVVUfI5yuADT7TTbKytxBBpUNvDgjy4 YkC4b7wwPXAz9KtGzRsZeQ45GXP+NM/syIYw0i4OflkYc/gaLrsFpdypJpGnS3hupLMefs2o5gBM f3slTjgnccnvTrPTtK063SCG2t4UHzY8pVyeMseBycDJqdtObaQl1OrE5yzlvwoNrMpchy4z8o8x l49zzTsgvIo3fh/T9Q1W1vzIFkgO4IgjIY5znJUsOeTtIz3zV6XRtPuL9L6SxtpL1MbLloVMi46Y bGRTZIFAYyRTEAA5Dls+w5zTRaWZcruKMAGILFSBSsHMSPomnSJco9haslyd06mFSJT6tx8x+tKm jaek7TrY2yzMoQyCFQxUdATjoKQaZERlZZwOxWd/8aQ6Yf4bu5X/ALaZ/nSsh3fYkuNLsryFop7S CeJshkkiVlOTk5BHcgH60R6XZQwLBHaQRwqMCNYlCgYx0x6Eiojp8w+7eOf9/J/kRR9kuF/5ah/+ Buv9TTt5hzPsSWmkWFhPJPbWVvbzSAK8kUSqzAdASBzipp5Ci7UP71gQo/r9BVXyZx1jY/7lw39c U+JxB1tpgT1Y4Yn8ck0crDnRbVQqgDoBig9Kg+3RD7xdP99GH8xTlu4JPuzRsfQMKXK+wc8X1GT9 DXL639xq6if7prl9b+41Isf8PP8AUX//AF1X+VddXI/Dz/UX/wD11X+VddQAUUUUAFFFFABRRRQA UUUUAFFFFABRRRQAUUUUAFFFFABRRRQAUUUUAFFFFABRRRQAUUUUAFFFFABRRRQAUUUUAFFFFABR RRQBxPxH/wCPjRv9+T/0EVY0X7q1X+I//Hxo3+/J/wCgirGi/dWm+hK3Z00P3RU46VBD90VOOlIo WsXxMSE03btz9uh+8AR98evf9fTmtqsXxMCU03btz9uh+8QB98evf9fTmrh8SMqv8OXozaoooqDU KKKKACiiigDyL4qfGbSfhD42tZNVs727W908LH9jVCQVkbOdzL6ivSPCviGDxb4b03WraOSG3v4E uI0lxvVWGQDgkZ+hr5V/bb/5Gzw3/wBeUn/oyvov4Lf8kl8If9gyD/0AV72IwdKnl1HExXvSbv8A Jv8AyPjsFmeJr55isBNr2dNRa011UevzO0ooorwT7EKKKKACqun/AOqk/wCu0n/oZq1VXT/9VJ/1 2k/9DNAFqiiigAooooAKq6n/AMg27/65N/I1aqrqf/INu/8Ark38jQBaooooAKKKKACiiigCrdf8 fVn/AL7f+gGrVVbr/j6s/wDfb/0A1aoAKKKKACsKdQfHFk3O4adOP9WCP9bD/FnI+gGD3IwM7tYU 4/4rmy5H/IOn42KT/rYf4s7h9Bwe/QVrT3fo/wAjmr/DH1X5m7RRRWR0hSHpS0h6UAc54E/5Bl5/ 1+zfzFdJXN+BP+QZef8AX7N/MV0lABXE/Fj/AJAFr/19L/6A1dtXE/Fj/kAWv/X0v/oDUAaGtf8A I46L/wBc5P5rXTVzOtf8jjov/XOT+a101AFe06z/APXU/wBKsVXtOs//AF1P9KsVUtyIfCFFFFSW FFFFABRRRQAUUUjDcpGcZHagCtYRNEs+7HzTOwx6E1arF0vRmhmWScRMY3Zl28lTgAAHA4+8T7mt qm3d3JirKwVjarctdahBYW12kM4xJLG8e4OncZ6dM8H1Fal1cpZ20s8mdkaljgZOBWdoIe4ikvHu TdRzMWhLR7Si55X16/hwKuOicjKo+ZqC6/kakcaxIqIoRFGAqjAA9KdRRWZuQ3aGS1lUdSpx9e1S RuJI1cdGAIp1V7Hi2VP7hKfkcD9KroRtIsUUUVJYVz1lp0zeLry+fb5Xl7Ewec/KP6Gt9wSjBSFb HBIzg1zWlaNdb5pJJIrjczfM+eQd5wQc8HcM89vYVcW0mYzipON+judPRUFlarZWsUKAAIMcDv3q eoNgooooAKKKKACiiigApGUMCCAQexpaKAIjaxFg2zawXaCvBA/CmrA8ewLM5VQQQ+Dn3J61PRTu yeVEKtOuwMqPk/MVOMfh3pFu1+TerxMzbQHXv+HFT0UXQWfRjUkWQZRgw9VOadURtoiVOwKQ24be OfwpvlSoPkm3c5PmDPHoMYo0C7W6J6ZJEkg+dFb/AHhmozO8eTJEQN2AU+bj1PpUiypJuCOrFTg4 PQ0Wa1C6ehSuLCDBxGE/3Pl/lXL63alUbZNKv1bd/PNdfP0Ncvrf3Gp8zFyR7B8OFdbfUA7h/wB6 uDjHauxrkfh5/qL/AP66r/KuuqSthnnR/wB9fzo86P8Avr+dRf2fa/8APtD/AN+xR/Z1r/z7Q/8A fsUDJfOj/vr+dHnR/wB9fzqL+zrX/n2h/wC/Yo/s61/59of+/YoAl86P++v50edH/fX86i/s61/5 9of+/Yo/s61/59of+/YoAl86P++v50edH/fX86i/s61/59of+/Yo/s61/wCfaH/v2KAJfOj/AL6/ nR50f99fzqL+zrX/AJ9of+/Yo/s61/59of8Av2KAJfOj/vr+dHnR/wB9fzqL+zrX/n2h/wC/Yo/s 61/59of+/YoAl86P++v50edH/fX86i/s61/59of+/Yo/s61/59of+/YoAl86P++v50edH/fX86i/ s61/59of+/Yo/s61/wCfaH/v2KAJfOj/AL6/nR50f99fzqL+zrX/AJ9of+/Yo/s61/59of8Av2KA JfOj/vr+dHnR/wB9fzqL+zrX/n2h/wC/Yo/s61/59of+/YoAl86P++v50edH/fX86i/s61/59of+ /Yo/s61/59of+/YoAl86P++v50edH/fX86i/s61/59of+/Yo/s61/wCfaH/v2KAJfOj/AL6/nR50 f99fzqL+zrX/AJ9of+/Yo/s61/59of8Av2KAJfOj/vr+dHnR/wB9fzqL+zrX/n2h/wC/Yo/s61/5 9of+/YoAl86P++v50edH/fX86i/s61/59of+/Yo/s61/59of+/YoAl86P++v50edH/fX86i/s61/ 59of+/Yo/s61/wCfaH/v2KAJfOj/AL6/nR50f99fzqL+zrX/AJ9of+/Yo/s61/59of8Av2KAJRKh OA6k/Wn1AllbxsGS3iVh0KoARU9AHE/Ef/j40b/fk/8AQRVjRfurVf4j/wDHxo3+/J/6CKsaL91a b6ErdnTQ/dFTjpUEP3RU46UihaxfE4ymm9D/AKdAeSB/GPWtqsTxRt2abuBI+3QcBsc7xj9fzq4f EjKr/Dl6M26KKKg1CiiigAooqK5tYb2B4J41mhcYZHGQw9CKAOA8YfDfw38Q/G8aeIdMXUVttOUw hpZE2kytn7rD0HWu30bR7Pw/pVppunwi3srWNYYYgxbYgGAMkkn8a5iN9E8J+NpkL2OkRy6chCs6 Qhz5j+uM119vcw3kCTQSpPC4yskbBlYeoI61vKpVdNQk3yrZa2+XQ5IUcNGtKrCMVUe7SXM/V7/e S0UUVgdYUUUUAFVdP/1Un/XaT/0M1aqrp/8AqpP+u0n/AKGaALVFFFABRRRQAVV1P/kG3f8A1yb+ Rq1VXU/+Qbd/9cm/kaALVFFFABRRRQAUUUUAVbr/AI+rP/fb/wBANWqq3X/H1Z/77f8AoBq1QAUU UUAFYc5/4rezHyf8g6fqE3f62LoT82PXHHTPO2tysOcf8VvZnCf8g6fqU3f62LoD82PXHHTPO2ta e79H+RzV/hj6r8zcooorI6QpD0paQ9KAOc8Cf8gy8/6/Zv5iukrm/An/ACDLz/r9m/mK6SgArifi x/yALX/r6X/0Bq7auJ+LH/IAtf8Ar6X/ANAagDQ1r/kcdF/65yfzWumrmda/5HHRf+ucn81rpqAK 9p1n/wCup/pViq9n1n/66n+lWKqW5EPhCiiipLCiiigAooooAKKKKAKWmfduf+vh/wCdXapaZ925 /wCvh/51alkEMTyEEhQWIUZPHoKuXxGVP4EZGtXLT3ltp0FzNaXL/vRJGmQQM5BNbKqEUKBgDsKy PD5a7E199omlhnbKQzLjysEggf57VsU56e72Jpe9eff8gooorM3Cq8HyXFwnqQ4/EY/mDViq7/Je xns6FfxBBH9apdSJdGWKKKazqilmIVR1JPAqSzC8ZeIU8OaW80ykQyq0fmj+ByPlyPTr+VVPh/qN rc6PHFbyGaTmSRlU7VycDnp0Aqx400iLxPoU2nlZCzMrL+7cDII7gemateH9Ns/DmlQWNqkuyNQC xibLH1PFdHND2NvtXOHlqvE832UvxNiioPtaf3Zf+/Tf4Ufa0/uy/wDfpv8ACuc7ieioPtaf3Zf+ /Tf4Ufa0/uy/9+m/woAnoqD7Wn92X/v03+FH2tP7sv8A36b/AAoAnoqD7Wn92X/v03+FH2tP7sv/ AH6b/CgCeioPtaf3Zf8Av03+FH2tP7sv/fpv8KAJ6Kg+1p/dl/79N/hR9rT+7L/36b/CgCeioPta f3Zf+/Tf4Ufa0/uy/wDfpv8ACgCeioPtaf3Zf+/Tf4Ufa0/uy/8Afpv8KAJ6imt45l+Zecg5Bwcj pyKb9rT+7L/36f8AwqRZFkUlSDjg+x9DTvYTSe5TuFmjDlSJgTna3y7R6Agc/jXNaxMsiuBkEHGG BFdXP0Ncrr8SSJ8yhtvIz2NF+4rNbEvw8/1F/wD9dV/lXXVx3w4V0ttQDvv/AHwwcYOMV2NIaCii obm7gs0D3E0cCE43SMFGfxoGTUUisHUMpDKRkEdDS0AFFFFABRRRQAUUUUAFFFFABRRRQAUUUUAF FFFABRRRQAUUUUAFFFFABRRRQAUUUUAFFFFABRRRQAUUUUAFFFFAHE/EcA3OjHHIeT/0EVY0X7q1 X+I//Hxo3+/J/wCgirGi/dWm+hK3Z00P3RU46VBD90VOOlIoWsTxQwRNNJ3f8f0A+U4PLgVt1i+J 3KJppDFD9ugGQcdXAx+PSrh8SMqv8OXozaoooqDUK85/aA8f6x8NPhdqet6Bp39qauHitraDy7qQ h5XEasFtrW5kYgsCB5RBPBIzXo1Q3Vnb30YjuYI7iMOsgSVAwDKQVOD3BAIPYigDwv4WfE7xv4/s fh5rOom20TTtcn1GO704WNyLh8LO9uVkure2ZUVEXrb5kJBDbQd/cfCKz1mFPEE+peMdX8XWB1CS 3sZNYgso5IhETHLj7LbQDBlDgbgxwgO7nFdumk2MYsgtnbqLIYtQIlH2cbSnycfL8pK8Y4OOlSWd lb6fAIbWCK2hDM/lwoEXczFmOB3JJJ9SSaAPkf8Abb/5Gzw3/wBeUn/oyvov4Lf8kl8If9gyD/0A V558d/gtd/GLxnp0drqcOm/YdP3MZoy+/dIemDx0r1nwJ4dk8I+DdF0WaZLiWwtY7ZpUBCvtGMgH pmvocTiaM8soUIy96Ld182fEYDAYmjxBi8ZOFqc4xSemtlG/n0N6iiivnj7cKKKKACqun/6qT/rt J/6GatVV0/8A1Un/AF2k/wDQzQBaooooAKKKKACqup/8g27/AOuTfyNWqq6n/wAg27/65N/I0AWq KKKACiiigAooooAq3X/H1Z/77f8AoBq1VW6/4+rP/fb/ANANWqACiiigArxj9oC58Xrf6FZ+CL+P TNZvFlja6OpWlnIkC4kk8s3FrdBmIjHCwvxnO0Hens9cZ4u8J6D428R2eleItFsNf09rKSf7HqcE VxAXSaEo3lSKcspwQ38J9yCNae79H+RzV/hj6r8zmvGV1rHizwf4Jv8Aw/4x17wpfaq9ssMdtb2E jXXmIJG+0Ca1mA2RpI2IvLyQRkZGJfCXxF1/xN8TlsJ7G0sPDZtNQ+yNHe+dcXbW9zDAZJozCnkE MZAFV5AQwJwflHoq6Hpq3IuRp9qLgS+eJhCu8SeX5e/OM7tnyZ67eOlUNL8CeGtE8Qajr2neHtKs Nc1I5vdTtbKKO5ujhRmWVVDPwq/eJ+6PQVkdJu0h6UtIelAHOeBP+QZef9fs38xXSVzfgT/kGXn/ AF+zfzFdJQAVxPxY/wCQBa/9fS/+gNXbVxPxY/5AFr/19L/6A1AGhrX/ACOOi/8AXOT+a101czrX /I46L/1zk/mtdNQBXtOs/wD11P8ASrFV7TrP/wBdT/SrFVLciHwhRRRUlhRRRQAUUUUAFFFFAFLT Pu3P/Xw/86qeIJjK1vYK9zA9y3yzwLwpHPPt34OeKt6YcJc/9d5P51S0TN7d3OoZuod58s28/Cgj HIH+e9b7ScuxybwjBdfy6mxGnloq5LYGMnqfc06iisDrCiiigAqvd/KIpP7kg/I8f1qxUV1H51tK g6lSB9e1NbkyV4slrN1S++w2l1dlPM+zgBEPTJxz+o/I+tX4ZBNCkg6Mob86oarZC8tbq1Z/LFxj Eh5Abjj9B+vtTjZSXNsTPmcHyb20PJ9e8a6xJ4h09Yr57dmOSicLgnpjvwDXp/hbW5dbs5GmRVkj YKSvRuOuK8r1jwvqNt42sLf7M0hZMK6DKn73ft+Neq+GNDk0OykWVw8sjbiq9Bx0r1sX7JUo8trn zeW/WXiJ+0va+t/Qw7PxBqFk8txc/wBoTR+W8gjuFg8pxuwPK8oGTqR94E47ZrQj8XyPBGJbCS3n lGER96biGw2PMRWwBg5KjPpUu24utsNxYiOIOVWIwKyhSADzyOAT6Z5+lXNG0S0s9Ptk+xwR7Nzo ogRPL3dQAoABwcHA5rxz6gyYvGzCWQNYTG3iVd1yyyADpvLN5YTABJ4Yk46CtHT/ABF9ujum8gQ/ Z4w7b5OASWwCcccAH/gXSrh0LTWuHuDp9qZ3j8ppTAu5kxjaTjJGOMVYFlbhZVEEQWXiQbBh+Mc+ vHHPagDmrfxjeXEKuNMjVkLmdXmkjKKuzJUPErE/P0Kr0696v2Gtz3F5cPcJHb2awedHtk3EruPz NlRtPHTJHvWjb6RYWkPlQWVvDFgrsjiVVwcZGAPYfkKI9IsYWuGjsreNrg5mKxKDKf8Aa45/GgDn dL8V3dzEU+yySXcso8qO8je1CqyswXLJkhdpGQD1FWD4tmKNKlijQfdUmfDlzGHAxt4GCRnPYcc1 r6lotlq/lC7t47hYyTskRWDAgjBBByOc49QKbFoNhFdzXX2SFp5RtMjRqWC4A2g4zt+UcUAZ8via 4tmdprKMQqShaO4LMGXHmZGwfKBkg9TjoM1HaeL3vNVitY7CVoHOPPRZGABJ2nIj2AEAHlwRnoa2 /wCzbM3Mtx9lg8+ZPLkl8sbnX+6TjJHsajOi6cbi3n+wWvn267IZfJXdEPRTjIH0oAy7y+urXWWm e5mFgrBCIxCYEOBxJn94GJPUfKBjPeqK+NJzHLLJZmMwMyNCglPmHC7cbolf+L+FT7Zro5NHsJr4 XsllbPeBdouGiUyAem7GccmmwaFptrbm3h060igIKmJIFVSD1GAMc0AZVl4quLm5sY5dOktY7jKt JKkyhXBIAGYhweMF9mc8A06+1+7sb25jjt47qONmdvMl8vy41SMnGFO45Y8HH1rRtvD2lWUkMlvp lnBJCCInit0Uxg5JCkDjOT09atNZwOzs0EbM4IYlASwIAOfyH5CgDFfxRI9w1rb2iPdhzGUlm2Kr ZbblgpwCqk9D29c1HB4omnf9zbK/V5BNcBBGgVN207fmOW7kDvkcCtqfSrK6SdJrO3lSfHnLJErC THTdkc496bNo9hcCMS2VtKInEkYeJTsYDAYccEAAA0AUPD/iJ9cluA1lLbxpzHIySBXXOOrooz/u lh71qXAEamYfKUGWPqvcfzxUdrpVlYTzz21nb2805zLJFEqtIf8AaIHPU9akuHEmYRhmb7w9F75+ vSgBs/Q1y+t/cauon+6a5fW/uNQA/wCHn+ov/wDrqv8AKuurkfh5/qL/AP66r/KuuoAK878fa1ba i8NtCX823kdZAy4weB/SvRK8/wDiJovk3Eeoxr8kuElx2bsfxH8q1p25tTOd+U3PBes295p0FnGX M0EQ35Xgc+tdJWD4M0U6RpCmRdtxP+8fPUDsPwH8zW9UStd2Kje2pyHxZm0m18Banca74ou/B+kQ qst1q1ldC2ljQMCVWQgld33fl+bn5SDivB/At5e+JfhjrBu/F2r6dpGo6wW8JWus+J30/Uru3EPy xT3e150WRlkkUcyBQM8cV9JeJfCui+M9KfTPEGj2Gu6a7K7WepWqXELMDlSUcEEg8jisSz+DfgDT 9DvNGtfA3hu20e9dZLnT4dIt0t52X7rPGE2sR2JBxUlHzd4Z/wCE48SfCy11G08Z38k2ga1fWU8c usy7xKJkWBI7iNHOohOUVJtgkMnzbSuK9w+CPxNtvHUGoW7teNq67b6c3EkbxPHIzopgCSMUjBiZ ArhH+UsUBbJ77T/DOj6Tp9lYWOlWNlY2LBrW1t7ZI4rcgEAxqBhTgnpjqaTRvC2i+HJ7+bSdIsNL mv5jcXcllbJC1zL3eQqBvb3OTQB5/wCF7K38S6W/ibWvEmqadq0N/LFKItVktrazZJyi27W5byW4 2rmRGZt2c8ripbfFTxLc+JLmG3sLa50u7jvhpDT24thLLbg9ZftMhZSwKktFER1GRzXol14I8O32 vQ65c6BpdxrcOPK1KWzja5jx02yFdwxk9DTIfAXhi31G71CLw5pMV/d7zcXSWMQlm3DDb2C5bI4O TzQB5tqPxW8VaZp9jpa2kOo+Lru++yNDFpi24tv3DTAGKa+VJSQhAKXGDyRkqRWheePPGtnpOlX9 /p1nodpFFNLq081qLwxhJNo/dwXRMQZQWypn2HIPTJ7SH4b+ErfQZtDi8L6LHosz+bLpqafCLaR+ PmaPbtJ4HJHYU+7+HvhW/h02K58M6PcRaZgWKS2ETLaYwR5QK/J0H3cdBQBT8ZeINUtL/Q9J0Wax tL3VpJQl7qMDzwxiNN5AjV4y7sOg3rgBjztweY8RePvEmlnXJbe40QQ+G7KG6v4preQvqBZCx8lh KPJU7SqlhLlsjHy8+h654e0rxPpz2Gs6ZZ6tYuQzWt9Ak0TEHIJVgRwap3PgXw3ez6ZNceHtKnm0 sBbCSWyjZrQDGBESvyYwPu46CgDz+f4geLrvxC1vZSaNbWMuuPokKXNjNJLGfsgnWZ2E6hsEMpQA ZyPmXHOS3xi8Z6munWWjaJDfapHaSXd9JDbwmGUJcSwHYs17AYwTDu3Zl27wCDwT7IND04TCUafa +aLg3YfyV3ecV2GTOPv7fl3dccdKz9T8BeGdat7WDUPDuk38FpI01vFc2MUiwyMSWdAykKxJJJHJ JoA5n4oDXNX8L+H4bG+GgS32o2cV8o81pBG7DfGksE0TKc8FlbkZ9azdO8eeKNUstNihm0ezu9W1 W8sLSee0lkjt0t2nGXXzlMzusQwAyY+Y5OMV6hPZ290sazQRzLE6yIJEDBGH3WGehHY1n3/hPQ9U 0iTSb3RtPvNLkcyPYz2qPAzFi5YoRtJLEtnHU5oA8sv/AIr+KpbORbE6LFcWOn6pdXU8trLNFcPZ TpH+6UTKUWQFurNtPHzY56zwf4m8Q61repabfT6YHggstQjkt7ORQIJ/M3QsDKdzjyziQYHzf6vj nqk8MaPFbRW6aTYpbxWzWUcS2yBEgbG6IDGAh2jK9DgccU9/D+lvKJW02zaUeVhzApb92SYucfwE kr6ZOMUAaFFFFABRRRQAUUUUAFFFFABRRRQAUUUUAFFFFABRRRQBwXxNvYrfUfD0EhKvcSTLHxwS EBIz64BP4Gr+i/dWs34tWkt9DpcMFy9pMzyFJ0GSjAAg47jjkdxkVY8I6gmq6fDcpHJCGypjmXa6 MpKsCOeQQRWjXuqS/r+v0MIyaqSg/Vfhf7v1Owh+6KnHSoIfuipx0rM3FrF8TMVTTSsnlH7dCN2T z84449en41tVi+Jvuab84T/ToOTn++OOPXp+PPFXD4kZVf4cvRm1RRRUGoUUUUAFQ3Ucstu6wSiC Uj5ZCm8D8MjNTUUActpkF3B43uReXSXTnToyrJD5eB5r8Yya6mvmj9qT4meJfhx4w0Z/Dupf2c11 YMsx8iOXcFkOPvq2Op6V9JWjtJawuxyzIpJ98V21cJOjQp4iTVp3t30dtTysPmVLE4uvgoJ81Llv e1nzK6trf1ukS0UUVxHqhRRRQAVV0/8A1Un/AF2k/wDQzVqqun/6qT/rtJ/6GaALVFFFABRRRQAV V1P/AJBt3/1yb+Rq1VXU/wDkG3f/AFyb+RoAtUUUUAFFFFABRRRQBVuv+Pqz/wB9v/QDVqqt1/x9 Wf8Avt/6AatUAFFFFABWFO4HjmyXcwJ06c7RJhTiWHkrjkjPXPGTwc8btYU8uPHFlH5rDdp07eVv IDYlh524wSM9c5G44Byca0936P8AI5q/wx9V+Zu0UUVkdIUh6UtIelAHOeBP+QZef9fs38xXSVzf gT/kGXn/AF+zfzFdJQAVxPxY/wCQBa/9fS/+gNXbVxPxY/5AFr/19L/6A1AGhrX/ACOOi/8AXOT+ a101czrX/I46L/1zk/mtdNQBXtOs/wD11P8ASrFV7TrP/wBdT/SrFVLciHwhRRRUlhRRRQAUUUUA FFFFAHO303+iS2piuGW5unjMluOU+bgk/XH61u2sH2a2iiLtKUUKXc5Le5rG0ax8zVLy9LzIwlkj 8rd8hGeDj8+Pet6tqjt7qOWgm1zsKKKKxOoKKKKACiiigCvZfLE0f/PN2X8M8foRU7KHUhgCD2NQ J+7vZF7SKHH1HB/9lqxVS3uRDa3Y5HVYAvjbS0VnSMxY2o5A/j7Cun+yr/fk/wC/jf41k6jpsk/i bT7tWUJEhBU9T1/xrdq5tNR9DKkmpTv3/REH2Vf78n/fxv8AGj7Kv9+T/v43+NT0VkdBB9lX+/J/ 38b/ABo+yr/fk/7+N/jU9FAEH2Vf78n/AH8b/Gj7Kv8Afk/7+N/jU9FAEH2Vf78n/fxv8aPsq/35 P+/jf41PRQBB9lX+/J/38b/Gj7Kv9+T/AL+N/jU9FAEH2Vf78n/fxv8AGj7Kv9+T/v43+NT0UAQf ZV/vyf8Afxv8aPsq/wB+T/v43+NT0UAQfZV/vyf9/G/xo+yr/fk/7+N/jU9FAEItlBB3SfjI3+NP SJIl2ooUegFPpD0oArz9DXL639xq6ifoa5fW/uNQA/4ef6i//wCuq/yrrq5H4ef6i/8A+uq/yrrq AKGpaslg8UKRvc3c2fKt4/vNjqSeiqOMk+vckCqk2manqcRW7u7eCMkHyIIBIBjkZZ/vfXaKpprN nomhan4o1OURQbHneU/wQJnYo+o5x3ZzXwj42+NPirxf4mv9UXWtR0+CaQmCztruRI4Y/wCFQFIG cYye5ya93Lcqq5i5cjso9X37HyGfcR4fIow9pFylPZJ207v+vyPv1k1ixG5ZYdTjHWJk8mX8GztJ 9iB9avWF/DqVv5sJPBKujjDIw6qw7EV8PfAn476t4R8cWya9rF7faFfEW9wLy4aUQEn5ZRuJxg9c fwk9cCvtK6AsdcsrqMjy73NvKB0LBS6P+SsvvuHpWWY5dUy+ooTd01dNdTpyPPaGeUHWorlcXZxe 67P0f+fYpfELxj/wg3hmTUUtRfXck8NnaWpk8sTXE0ixRKXwdqlnGWwcDJwelYNz4i8X+BLG/wBX 8WS6NrGjRQmTZoVnNb3cUpZVSFUklkWcsWxuzFyB8pzx1fi3wpp/jXQptK1JZDbyMkivDIY5IpEY PHIjDlWVlVgfUVgQfDAzWRt9Y8Va94iP2q2uhJqD26Y8iUSomyGGNNu4DJ27iAAW4rxz6Y5fWv2o fB3hvxXa+HNVZtO1d5I4rm1udQ09JrN5CPLDxG58yQsGU/uVkwGGcHIG7dfGazh1qOzh8P63e6fJ qK6THrNvHb/ZHut+xowGmEp2ENufy9nyMAxIxWtF8PhZ+L7jXbHX9X0+G7lFxeaRC0DWl1KEVA7b 4mkU7UUERyIDt5B5zmad8HLHTtdt75dc1qWxttQm1O10aWWE2kE8qyCRlIiEpBMzsA0jBSeMDigD iX/au0bQNBhv/FOmS6Dd317dR6dp95qWm20lxawy7DOHmu1ixkgEbwxOdqsBuPd+KfiVHD8J28Xe HWhvGvbaF9LNwpaOWWdlSHcFYEgs65AI9jVGx+CcOkWGjwaZ4s8Q6bdaZC9pHfwNaGWW1Z94gkV7 do2VSAA+wScffJJJ6Dx94Dj8faDbaZJq+o6O1vdwXsd5p4gaYSQuHQkTRSIRuAOCh6CgDitR+I/i X4e315pni260nVZn0i41Sz1DRdNltwGieNDE9tJcuWJaaPaRKu7kfLwTtJ8Y7VdSgtBomsXtrJfp pK61bQwizlvN+yRFUzeaAhD7mKbRsYBmIwZIfg3p0qyy6rrGr69qs0ls02qahLEJnjgmWZIQscaR JGXUFgiLu7nOCOX8M/CTxNH40e41XUFs/DFpe3WoWGnWupfasTzCQFwGtImiA86R9rSzgMRt2gcg Ev8AwvqW01bTvP0e7utAnsr3U7jWIYIo1ggjm8qBfL+0NI7McAFVO/chCjLBL2p/Gu4Gm63bxeGd U0PxDZ29s8NrriwGN3uZjDb5ME7g7nBJXcCAOcGrtx8C9GntY7VdT1aC0XRodFMEUsQDJC++GbcY 9wlRsnKkKSfmVsDFvT/hDZwTvc6jrmsa7fSXlpey3WoNAGka3B8pCsUSIEDHfhVGW5zyRQBR+Mvx D1XwDBpBtXt9Ksbp5BeeIb7S7jULTTwqgr5sULoyhySPMZ1RdvJ5FRXfxpTQNISW60yfxPNa6eNS 1O+8L+VJZ21uwYpNmaVCwdULBI/MYe4wx6bxb4HuPE11HcWvinXfDjiPyZV0uSBo5kyThknilVTy fnQK2P4uBjmbj9n7QxafYNN1bWdD0eTT4NNutLsJojDdQwjEe8yRO4O0lSUZdwPzZ4oAz/Ef7RWj eC5dUvNdaGy0yJrS0sree4gtria7kgNxJE0k8yQrtjaP7zqM7huOQKu2H7Q2ga5Z+HJ9FsL/AF1t bEzRRafNZuYlhcJKSxnCS7WPSBpSRyoI5rY1P4SWN55k9lrGraLqx1CXUo9UsXhM8UkiCNkCyRPG ybFVdro2AoPUZpfE/wAKYvF0WnQaj4j1qWyt1iFxaZtjHfNG25XkzCWR93O6ExHp6DABY8deLtQ0 jUND0LQ4LaXXtaeUQSX27yLaKNN0kzqpDPtyoCAqWLD5lGSObj+KWr+C9V1TRvGEVvrN9aw2Vxb3 Xh2zeEXQuZ2gWPyJZX2Mrj/nqQVJPGCK7Dxl4FtfGP2Cf7ffaNqunSNJZappjos9uWXa4AkV0dWH VXRlOAcZAIy9P+Eel2s8N5dahqWq6oL2G+udRvZYzNdvErLErhUVFjXeWCRqihucZJyAYXiz433G maXqf9meFtWlvbUR2r3NwkDWtpfy7BFbTbJ97tulj3GIOgzguOcM0P8AaZ8E694+PhG01GC4vxLL bC4ivrNleeIMZU8hZzcLjY/zPEE44Y5Gdu6+DtjdeIZtQOuazHYTalFq8mipJD9ja6jKkScxGXBK ISvmbcqCADmpdN+FcelW+rWNv4l11dGvoZ4otKMluYbLzSS7Qv5Pm5yxIDu6rngAACgDY8D+MF8d aDBq8GlahplncqslsdRWNXmjZQwcKjsQOcfNtPHTGCehqtpunw6Tp1rY2y7Le2iSGNfRVAAH5CrN ABRRRQAUUUUAFFFFABRRRQAUUUUAFFFFAHE/Ef8A4+NG/wB+T/0EVR0YnTdeUE3c0WpDA/ihgeNf /Hd6/hlPVub3xH/4+NG/35P/AEEUyPTl1XTmtmllgJKuskDbXVlYMpB+oHXj1rWLSdnsznqRbTcd 07r7tvmtPLc7GH7oqcdKzdCv21PS7W6e3ltHljDNBOuHjPdT9D379a0h0rNpxdmbRkpxUo7MWsXx PjZpuQD/AKdB97P98en+fXitqsLxY0iW1k8Vq966XcT+TH94gNkkcjkAE9e3fpVQ+NepFX+HL0Zu 0VhDxPNmPOgasA4yT5cXy/MVwf3noN3HY+vFEXieaRoQdA1aPzCMlo4sR5Yj5sSdgM8Z4I75FV7K f9NGf1in5/c/8jdorBi8UzyGMHw/q8e9lU744vkySCTiToMAnGeoxnnAvimdkDHw/q6/MqkGOLIz nJ/1nQY5+oxnnD9lP+mg+s0/P7n/AJG9RWCvimcqW/4R/VxgqMGOLJyCSf8AWdsYPuRjI5pD4pnG f+Kf1c4CniOLnK5x/rOoPyn3PGRzR7Kf9NB9Zp+f3P8AyPnT9r7wprfijxdoK6NpF/qzQ2LmQWVs 8xTMhxnaDjpX1JZqVs4FYEERqCD24rkxq94viqS+/sDVDbtYJGCEizvBZyuPM68hfTPtzWoviidi B/YGrD5S2THFwQu7H+s6k/L9fbmu6tWqVsPSw7irQvrfe7ueNhcLQwuNxGNUm3W5bqz05VbTTqb1 FYH/AAlM2B/xT+r87uPLi4woI/5adycD3HOBzSt4onVNw8P6s3zMNojizwAQf9Z0OcD6HOK4fZT/ AKaPZ+s0/P7n/kb1FYD+KZkD48P6u+1mACxxfMBjBGZOhycZ54OccZWbxRPE0wGgatJ5bEApHFh8 EDK5k6HJIzjgHocAnsp/00H1mn5/c/8AI3qq6f8A6qT/AK7Sf+hmsxvE8y+bjQNWfYCRiOL5/mA4 zJ6HdzjgHvxUFr4juIVkVtA1b77uCI4+cyEAf6zrg7vp78Ueyn/TQfWKfn9z/wAjpKKwh4omzHnQ NWAYZJ8uL5fm24P7zrj5uO3vxRH4nmkMIOgatH5mMlo4v3eWI+bEnYDPGeCO/FL2U/6aD6xT8/uf +Ru0Vyer/EKPQdJn1PUNE1e1srdPMnkaKM+UgzliBIcgAZOMnkYzzjz1f2wPABAJbVFyQMG0HGc5 P3u2OfqMZ5rppYHE1k3Sg5JdtTgxGcYDCNRxFZQb76fme3VV1P8A5Bt3/wBcm/ka8bH7YHgAgndq g5UYNoO4JP8AF26H68ZqC9/a78Az2dxEjanueMgZtB1Kn/a7Hj69Mjmt/wCysd/z5l9xy/6xZR/0 Ew+891orxE/tgfD/AD97U/u5/wCPTvtzj73XPH19ua9B0D4iQ+J9JtNT07RdWmsbqIzRSmKMBhty Osmck/KPf0HNYVcDiaC5qsHFeeh1YfOMBi5OGHrKbXbX8jraKwP+EpmwP+Kf1fkNx5cXGFBH/LTu eB7jnA5pW8UTqgYeH9Wb5mGBHFngAg/6zoc4H0OcVz+yn/TR3/Wafn9z/wAjeorAfxTMoYjw/q74 ZgAscXzAYwRmTocnGeeDnHGVm8UTxNKBoGrSbGIBSOLD4IGRmTockjOOAehwCeyn/TQfWafn9z/y NS6/4+rP/fb/ANANWq5u68RXBnRk0DVXWBmbISIb/wCEbcyd855xwD34qb/hKJst/wASDVsAZz5c fPzbcD956fN9Pfij2U/6aD6xT8/uf+RvUVg/8JRNlP8AiQasAwyT5cXy/Ntwf3nXHzfT34pY/E8z mEHQNWTzMZ3Rxfu8sR82JOwG7jPBHfil7Kf9NB9Yp+f3P/I3aw5pMeN7OPzcBtOnbytzfNiWLnGN pxnqTkbuM5OGw+KJ5WiB8P6tHvZVJeOLCZJGTiToMAnGeCMZ5Ag025u9W8TxXbabd6fbRWUkbfa8 KWdnQgAKzKcBWyTyMjHVq0jBxu5dn1RjUrRqcqhe910fc6WiiiuY7wpD0paQ9KAOc8Cf8gy8/wCv 2b+YrpK5vwJ/yDLz/r9m/mK6SgArifix/wAgC1/6+l/9Aau2rifix/yALX/r6X/0BqANDWv+Rx0X /rnJ/Na6auZ1r/kcdF/65yfzWumoAr2nWf8A66n+lWKr2nWf/rqf6VYqpbkQ+EKKKKksKKKKACii igArN12CW4tFWJQX3A7t2Nvv0Of069RWlWKsJ1DxAZZILiD7IuI5N/7uUH2+vv25qoq+5nOVrJdS homi3kMzO10JQl1IxJ4zyM8HPv0Ix79K6mqWmfduf+vh/wCdXac/iYqXwIKKKKg1CiiigAooooAr 3nyKkw/5ZHJ/3eh/x/CrFIQGBBGQeoqC0JVWhJ+aLgE917H/AD6Gq3RG0vUwdV064l1pWNxFIsgG 2JyVxjdj16ZB6dRW1p9gLMzMVQSSNligxnA4z79T+Nef+IfGVvbeMLFLmCWO6g+RoVG7ccnBB9Pr Xo9s8kkEbyp5UjKCyZztPpmtalNwUW+pz0K8aspxj0ZLRRRWB1hRRRQAUUUUAFFFFABRRRQAUUUU AFFFFABRRRQAUh6UtIelAFefoa5fW/uNXUT9DXL639xqAH/Dz/UX/wD11X+VddXI/Dz/AFF//wBd V/lXXUAcF4k8FxfEL4Xah4Wml8iTyzah8/cliYGNj7Eqje4Nfnvq+lXWhapd6dfQm3vLSVoZom6q 6nBH5iv0wvbK4tL1r+wVZJJAFntmbaJQOjA9nA454IwDjAI5fWPDHgHX9Rlvtd0HTl1GXHmyanaK kjYGBlmGG4AGQT0r6jKM3/s9ShOLlF66dGfn/E3DH9uOnVpTUKkdG3s47r5p/mz4V+GPgK7+JXjT T9CtdyLM++4mA/1MI5d/wHA9SQO9foVPZw2kugaVbAiO3beFJyVijjKgk/7zIPxrI8PaR4V8MTTP 4U0C1W6nUI76dbBFYA8BpcBQM84zn0BrpNM06S3eW6u3Wa+mwHZB8qKOiL7DJ56kkn2GGbZm8xqR aVox2Xm92dfDXDyyKjNTkpVJvVray2S/H+kaFFVdU1Sy0TT57/UbyCwsbdC81zdSrHFGo6lmYgAe 5rFHxK8Inw0niMeKtEPh53Eaat/aMP2RmJwFEu7YSTxjPWvnj7U6Siq8GoWtzO8ENzDLMiJI8aSB mVWztYgdAcHB74PpWbrfjbw74ZvLW01jX9L0q7uji3gvryOGSY5x8iswLckDigDaooooAKKKKACi io7i4itIXmnkSGFBueSRgqqPUk9KAJKKTrS0AFFFFABRRRQAUUUUAFFFFABRRRQAUUUUAFFFFABR RRQAUUUUAFFFFAHE/Ef/AI+NG/35P/QRVjRfurVf4j/8fGjf78n/AKCKsaL91ab6Erdl/Sov7P1y 9t0guDDdgXnnsd0SycIyDj5eFVsZOSzdMVvDpWBrsYhgs9QENzcS2M6yLFan5nDAxsCMHcArlsdc qMVvjpWk/eSl/Wn/AALGNL3ZSp9tfk/+DcWql3/x9WP/AF1b/wBAardVLv8A4+rH/rq3/oDVkdBb ooooAKKKKACiiigDL/t3e8ghsbu4RHaMyRqu0lTg4yw7g0f21L/0Cr//AL5T/wCLo8O/8elz/wBf lz/6OatSgDL/ALal/wCgVf8A/fKf/F0f21L/ANAq/wD++U/+Lq7Pf21rPbwzXEUM1wxSGORwrSsA SQoPUgAnjsKnoAy/7al/6BV//wB8x/8AxdH9tS/9Aq//AO+Y/wD4utSigDL/ALal/wCgVf8A/fMf /wAXR/bUv/QKv/8AvmP/AOLqtr3jbRvDEzR6pd/Y8KhDsjMDv34AwDz+7aotB+IXh7xPffY9M1JL u52F/LWN1+UdTkgDuKAL39tS/wDQKv8A/vmP/wCLqO48R/ZIHmm02+jiQZZmVMD/AMfrYrI8Wf8A IuX3+5/UUAQ6ncQ6zp1zYX2g3d3Z3MbRTQSxxskiEYII39K8jf8AZd+Gbuzf8IZqy5OcC/lwP/I1 e81k694s0bwsbT+19SttO+1yeTB9okC+Y3oP8enI9RXRSxNagmqU3G/ZtHDiMDhcW08RSjNra6T/ ADPG/wDhlz4Z/wDQnax/4Hy//Hqil/Zl+F8MsMT+ENXV5iVQfb5fmIBJ/wCW3oDXt3h/xBp/inSI NT0u4F3Yz58uUKy7sEqeGAI5B6ioNW/5Deh/9dpf/RT1v/aGL/5+y+9nJ/YuWf8AQND/AMBX+R48 v7LvwzVgf+EN1dsHODfy4P8A5Gr1nR2tvD+l22naboF1ZWNsgjhghjjVUUdgN/8A+uugpskiQxtJ IwRFBZmY4AA6kmsauJrV0lVm5W7ts68PgMJhG5YelGDe9kl+Rm/21L/0Cr//AL5j/wDi6P7al/6B V/8A98x//F0o8TaOdNt9R/tWx/s+4cRw3f2lPKlYnAVXzgkkYwD1rTrmO4y/7al/6BV//wB8x/8A xdH9tS/9Aq//AO+Y/wD4utSigDL/ALal/wCgVf8A/fMf/wAXR/bUv/QKv/8AvmP/AOLrJ1H4hW2n 3TwjSNZvAjMhls7JpUyrFSMg+qmujsLsX9lBcrHLCJkVxHMu11yM4YdiO4oApf21L/0Cr/8A75j/ APi6sWGpLftKnkywSxEB45gAwyMg8EirlZdh/wAhzVfpD/6CaANSiiigAooooAKQ9KWkPSgDnPAn /IMvP+v2b+YrpK5vwJ/yDLz/AK/Zv5iukoAK4n4sf8gC1/6+l/8AQGrtq4n4sf8AIAtf+vpf/QGo A0Na/wCRx0X/AK5yfzWumrmda/5HHRf+ucn81rpqAK9n1n5z+9P9KsVXtOs//XU/0qxVS3Ih8IUU UVJYUUUUAFFFFAFTU7mS1spHhiM82MLErbS3rj8MmotC0+PTtOjSNJIw/wC8McjbihPb8Kq30H9q 6xBDLaM9tB+8W4WTgODypHfsMHnrW1Wj0jbuYRXNNy7af5lLTPu3P/Xw/wDOrtUtM+7c/wDXw/8A OrtKfxMun8CCiiioNAooooAKKKKACq10RAy3HQL8r+6n/wCvVms/ULo29teXIUO1sh2o3TO3Of1A /P1qo72RE7KLb6GPqnhK01XxNYay1s0jQLknoWI+7wSPU9fQV0XnP/zwk/Nf8a8L1/xXqVv4ispJ r24SAcgxZCoMnjA6V6h4H8Vr4gtZhJcxSyRFQGBwzA56j8K76+GqQpqcndHi4PMKFatKnCPK2/v0 Ok85/wDnhJ+a/wCNHnP/AM8JPzX/ABriNH1dY7m+eO7tZr5S4WJtZluH/wBZj5rc4VMe3Srl94n1 HTLSSS6uLFOHVJPJKqHSQKSd8qrhs8AsMHuc15x7p1fnP/zwk/Nf8aPOf/nhJ+a/41z2h6xcapd2 kkv7svHudFJAzsU9NxAwc9D+J61QXWo9OvNSkTUI5pURyzNdvL5Zzx5tuxURAdAQyg9yOoAOw85/ +eEn5r/jR5z/APPCT81/xrhX8a38WnG+JhDsERnYIIU+eT5sGcLztUf6zuOTwK29F8TTalrZtJDb hTbrKI4GSRkJAJ3MspPfj5AOmGNAG/5z/wDPCT81/wAaPOf/AJ4Sfmv+Nc5b6rqS3CJHLA1urhXW aNmkYvLIow24AAYHY+nFVpPGV00SSB7O0UEx/wCkIx86VQu6FMMPmLEgdT8p4bsAdZ5z/wDPCT81 /wAaPOf/AJ4Sfmv+NctP4pubR3Aa2UqJWS0lDNNcEO4+Q7ui4GRgjnqoxVWx8c3VxFp7vLZETXBi YxNCzSDj7qLcNg84OC56fLzQB2fnP/zwk/Nf8aPOf/nhJ+a/41zur67c6bqd1Gb+ytYMRbXu4yVi BDZLYcZ3EbR059elS6tfQS2+nyapcvpdjLEXkYXDW4Eny7VMgKkdW4yM4oA3fOf/AJ4Sfmv+NHnP /wA8JPzX/Gudk8UC0RbeO4iaXaDF9sOx3Ty2O9gSOMr14FULfxdeT28Fyb2zijeF9zSRDywRIoMm UmYFVB5wx9yvNAHY+c//ADwk/Nf8aPOf/nhJ+a/41zcGvapemMQSWQViIxIYXYOSHIkHzj5fkBAz zu69zQTxxfyXzW/lWyN5CuqOyA5KBt+PN3suTjHlj/eoA7T7QFGZEaMerDI/HGcfjUh6U2IOIkEr K8gA3Mi7QT3wMnH5mo4v3cskQHyABh7Zzx+n60ANn6GuX1v7jV1E/Q1y+t/cagB/w8/1F/8A9dV/ lXXVyPw8/wBRf/8AXVf5V11ABXHeP9WltYLRLS7aJi7b/JkweMdcc+tdjXmPjrRjpurG4RcQXOXG OzfxD+v41pTSctTObaR3Xhy/+3aPaPJMslwYwX5G70ya1K5L4faMbOwe9kXEtxwmeyD/ABP8hXW1 Mkk3YqOq1PL/ANo/wgvjL4XXMBkvUlsry11GJbHTG1JnkhmV1VrVSDMnHzICDgccgV494D+FGreK NF8deIPENnqempe6nDf6TBpeipps8sy2xt5JFsrgTiISBymZQWwC5K4BH1jRUlHhXwMk8U+GPFl/ 4Q1DQZYdKtImZtRawmRMoI0h23TOUuFaPgIiq0YiAcknNdNDfw+DtY8Vwa5oWqapJrF6ZoJrHS5r 6O8gMSIkLsiMse3BTEpVf4s4JI9PooA8OvZ/EI+KlpJa2+safbw30FqNPitb9rUWZi+aQyLIbLgn G0JvUqDuxxWUG8VW3hrXLHRZfEN5cLJbteaxqFrqYkZDMROIraWRG3CPJzaSAHnYFOwH6GooA8Eb T9Vt/AdlJd+IfEl9aJqDyRw2+j63bTyJ5eBE+2aS9Rd+WDuzLzjaRtx3PjG51O5+HOkTvbavYpI1 q2qW2nSSvqEUBA81EaPEjODgExjeRu2/NivQqpaxoun+IdOmsNVsLbUrCYYktbyFZYnGc/MrAg/j QB4jZX0t5BeL9o8XT+DoNakinED37alGgtIDEp2f6WE8wsWA+fJG/jdXQa7oWreJf2fNf029i1Se 7ntboWkTySx3zwB2NurlSJDIYwmQfmPRskkV6do+i6f4e06HT9KsLbTLCEER2tnCsUSZOTtVQAOf SrtAHhuotqbX0hsx4uGqeZa/8I4AL8Wf2by4t32sN+7zu87f9q/eY+7ztr2TSfI8ib7P9q2+fJu+ 1+bu3bju2+Zzsznbj5cY28Yq9RQAUUUUAFFFFABRRRQAUUUUAFFFFABRRRQAUUUUAFFFFABRRRQA UUUUAcT8R/8Aj40b/fk/9BFWNF+6tV/iP/x8aN/vyf8AoIqxov3VpvoSt2dE8C3VrJCxZVkQoShw wBGOD2NQeG5/P0S1yLgNEDA32oASloyUJbHGSVJyOuatw/dFUNHlEeqaxaGa5mdJkn/f/dRXQYVD nlcqx7YJIrSOsGu2v6fqYz92rF97r9f0Zr1Uu/8Aj6sf+urf+gNVuql3/wAfVj/11b/0BqyOgt0U UUAFFFFABRRRQBl+Hv8Aj0uf+vy4/wDRrVqVg2F6+lrcwS2V27G5mkDRRFlKtIzDB+hFWv7eH/Ph f/8AgOaAOX+IzSWfiTwXqP2S9ubSzvZnuGsrSW5aNTbuoJWNWbGSB071yvim68R6z40jurC61ux0 5ltW05IdKuiHPmESiVfNijTpz9oU/Lyvv6l/bw/58L//AMBzR/bw/wCfC/8A/Ac0AeSXtv4lXxL4 iihuPEjwTw3R+0xR3Cm1G8bQkbMYZeMbDbvG+N2V3V2/wkbUz4eul1KO9UpduIZL2SdjKmF+ZFuF EyLnOFkLEc4YjFdJ/bw/58L/AP8AAc0f28P+fC//APAc0Ach45v57DXbhre/v9Pdre2BfT7MXLsN 1xwVPQe/+Ndb4Yt7q30eH7Zfy6lLIPNE08SxvggEKVXjio01OBLuW5XTb8TyIsbv5DcqpYqMZxwX b86m/t4f8+F//wCA5oA1KyPFn/IuX3+5/UU/+3h/z4X/AP4DmqGvai+o6RdW0Vhe+ZIuF3QEDrQB 0dfKXxL+H/jHxL8QvE3lyavJaafZG5tbtrFpVvWwp+zqQAu3LMAigj5TlWYsT9M/28P+fC//APAc 0f28P+fC/wD/AAHNAHG/AHSNQ0f4ZaXFqUVzZzne32C5g8o23ztwAQGwfvfNn7xxxgDrtW/5Deh/ 9dpf/RT1J/bw/wCfC/8A/Ac1n6hqT3Gp6XMmn32yCR2f9wehjZR+pFAHSVR12N5tE1CONS7tbyKq qMkkqcACof7eH/Phf/8AgOaP7eH/AD4X/wD4DmgDwCLwhr58OaRoT6RffYdMNrqkWLdsGWR4A0eM feQm5YjsCCcV1uof8JP/AG9qPk/29/af2q98zHnfYvsPkt5Hlf8ALLfu8vGz95u3Z4zXqX9vD/nw v/8AwHNH9vD/AJ8L/wD8BzQB4tqGm+Lre30FBf8AiG2WTSoJleOC7vZTfFh5qyYnRUP3eJ8xABsA c596i3eUm85fA3HGOe/HNZ39vD/nwv8A/wABzR/bw/58L/8A8BzQB5YfD8WufEWJZbGKVRdzMZpI JuFWaRjiRWCA8cAjr9a9nrlrO10vT9Yl1SDSNQjvpUaN5NkhBDPvb5S2Pvc5x+lav9vD/nwv/wDw HNAGpWXYf8hzVfpD/wCgmj+3h/z4X/8A4Dmk0nzJ76/umhlgjl8sIJl2sdo54/GgDVooooAKKKKA CkPSlpD0oA5zwJ/yDLz/AK/Zv5iukrm/An/IMvP+v2b+YrpKACuJ+LH/ACALX/r6X/0Bq7auJ+LH /IAtf+vpf/QGoA0Na/5HHRf+ucn81rpq5nWv+Rx0X/rnJ/Na6agCvadZ/wDrqf6VYqvadZ/+up/p ViqluRD4QoooqSwooooAKhu5mgtpHRQzhTsUsBubsMn1NTVja3CdTngsTbrcWxbMzCXa0R7HA9s9 faqirvUzqScY3W5J4fsVt7eS4a2a1uLlt8sbOWwcn1/P8a1aRVCKFUYUDAA7UtEnzO44RUIqKKWm fduf+vh/51dqlpn3bn/r4f8AnV2nP4mKn8CCiiioNAooooAKKKikuAh2qDI2QCqckZ9fSna4m0ty QnFZd8gvraeNWMdtcoytMBypxjOD26c9OPerwgLsrTEOysSoXIA/xqYjPWmnbVEtc6s9jzS78B3i SpAsKXsTdJTgg+5z0roNB+HtnpFvKH/10pBbyiQq47D8/Sukawt3Ys0EZY8klRzSf2da/wDPvH/3 wK6ZYqpOPLc4KWX0KU+dK/r0OUi8M61BPmO/mjXzMgLLlAvy5yOOMbgOD61f0+DX9NtQJGS7YksQ 77iue2Sc8Vuf2da/8+8f/fAo/s61/wCfeP8A74FYe0fXU6/YxXwtr5mZ/b91b/8AHzp0ijuy5x/L +tSw+KLGT7xeL/fX/DNXv7Otf+feP/vgVFNoenXH+tsbeT/eiU/0p80Hug5ai2l96JIdTtJ8bLmM k9twB/KrIIIyORWDceBdFuP+XMRH1jJH6dKov8O7aM5tLua3PuAf5Yp2pvrYlyrR3in6P/M62iuP /wCEa1mz/wBRdW9wo7SoMn8wf50ok1i0/wBfotvOo7xAZP5E/wAqPZ32aF9Yt8UGvlf8jr6K5EeJ LWD/AI/NGltv+2YP8wKtweINAm6mOM+jxY/XGKTpTXQpYik9Ob9PzOjorMgk0m5/1T2sh9FK5/Kr X9n2p/5YR/8AfIrNprc3TUtmWaKrf2da/wDPvH/3wKP7Otf+feP/AL4FIZZoqt/Z1r/z7x/98Cj+ zrX/AJ94/wDvgUATvIsa7mYKPU1FCC7vKRjcAoB64GcfzNLHZwQtuSJEPTKqBUp6UAV5+hrl9b+4 1dRP0Ncvrf3GoAf8PP8AUX//AF1X+VddXI/Dz/UX/wD11X+VddQAVR1jR4Nbs/s9xuChgwZeoI/+ tkfjV6ijYNxscaxIqIAqKAAB0Ap1FFAHm37Qkt1P8MrzR7CCG6v9duLfSIbe4lMUcvnSqrqzhWKr 5fmZIVsAE4PSuE0fwFrPgDXLSLSLDQPhzL4lvLaxGleEVW4toooEnmmuD5lvEhldQI8+VwAvLcY+ hKKAPAdJ+I2tXPi22tIPFsmp6/FqslhdeDBb226KyjZ1+1T7YhMjsqCQSbliYuqqnIqnF8VtabwB qviXTPGlprfiFYYF1Dw9OsMVtoEksqKxkMcDTw+Upfd5wk+7u2gAivoqigD5th+Iviey+Fp1LVPi N4cht7nUVS08QWet2lx5sAUmSNLttPhtRLuxsDQkEAruycjWsfidfXvj3wjZHxddCO9tbX/iRCKz j1CR3Uu8t3bNFv8AL2lB5lvIqo2cqQOPfKKAPnT9pPUvDmrePvCnh/xF4i8D6HZ2lnc6o0fjyzjv LKd2KQxgQvcQBnAMpB3HHpyCJdQuNY8M6DrNl4T1vT/D+naBaadBaW3hrSLW3sLvUbhyxAidZdkT iWDKq+fnyHzk19DUUAfOGu+Lrnx14j/sCfxf5eoXPiRNLm8HRwwYhs4ZTIZpQU88GSOBmDFxGVcA KetfR9FFABRRRQAUUUUAFFFFABRRRQAUUUUAFFFFABRRRQAUUUUAFFFFABRRRQAUUUUAcT8Rv+Pj Rv8Afk/9BFWNF+6tRfENMz6U3YGT/wBlqXRfurTZK3Z00P3RVAzeV4qSJrx8z2RaOzKHb+7kAaQN 0z+9QEdelX4fuiqd/I0WtaT/AKWsKSebEYCmTMdu4YOOMbCevP5VpT3a8mY1tEn5r8Xbuu//AAHs alVLv/j6sv8Arq3/AKA1W6pahEk81mkiK6GU5VhkH5GrI6C5keooyPUVW/sqz/59Yf8AvgUf2VZ/ 8+sP/fAoAs5HqKMj1FVv7Ks/+fWH/vgUf2VZ/wDPrD/3wKALOR6ijI9RVb+yrP8A59Yf++BR/ZVn /wA+sP8A3wKALOR6ijI9RVb+yrP/AJ9Yf++BR/ZVn/z6w/8AfAoAs5HqKMj1FVv7Ks/+fWH/AL4F H9lWf/PrD/3wKALOR6ijI9RVb+yrP/n1h/74FH9lWf8Az6w/98CgCzkeooyPUVW/sqz/AOfWH/vg Uf2VZ/8APrD/AN8CgCzkeooyPUVW/sqz/wCfWH/vgUf2VZ/8+sP/AHwKALOR6ijI9RVb+yrP/n1h /wC+BR/ZVn/z6w/98CgCzkeooyPUVW/sqz/59Yf++BR/ZVn/AM+sP/fAoAs5HqKMj1FVv7Ks/wDn 1h/74FH9lWf/AD6w/wDfAoAs5HqKMj1FVv7Ks/8An1h/74FH9lWf/PrD/wB8CgCzkeooyPUVW/sq z/59Yf8AvgUf2VZ/8+sP/fAoAs5HqKMj1FVv7Ks/+fWH/vgUf2VZ/wDPrD/3wKALOR6ijI9RVb+y rP8A59Yf++BR/ZVn/wA+sP8A3wKALOR6ijI9RVb+yrP/AJ9Yf++BR/ZVn/z6w/8AfAoAs5HqKMj1 FVv7Ks/+fWH/AL4FH9lWf/PrD/3wKALOR6igkY6iq39lWf8Az6w/98Cj+y7Mci1hz/uCgDF8Cf8A IMvP+v2b+YrpK5vwJ/yDLz/r9m/mK6SgArifix/yALX/AK+l/wDQGrtq4n4sf8gC1/6+l/8AQGoA 0Na/5HHRf+ucn81rpq5nWv8AkcdF/wCucn81rpqAK9p1n/66n+lWKr2nWf8A66n+lWKqW5EPhCii ipLCiiigBrusSM7sFVRksxwAKyNEtGlubjULizFrdyHYSJNwZeMEdvTp6VJr8jyQJaxQR3TTHDwt LsJTuRznrir9pax2NtFBEu2ONdoFafDH1MH79TyX5k1FFFZm5S0z7tz/ANfD/wA6u1S0z7tz/wBf D/zq7Vz+JmdP4EFFFFQaBTZJFiRnY4Uck1F9o83AgAcEE+Z1Qf40sduFcSOd823aX6fkO1Va25N7 /CNIkuAR80MZAIYH5j6jGOKmSNY921Qu45OB1PrTqKVwStqFFFFIoKKKKACiiigAooooAKKKKACi iigAqpPpVldZ820hkJ7sgz+dW6KabWwmlLRow5/BmlT5xA0R9Y3P9c1U/wCEJ8jmz1K5tvxz/Iiu norRVZrqc7w1J68v6fkcwNK8RWn+p1OOdR2lHJ/MH+dOGo+I7X/XadDcKO8TYJ/X+ldLRT9pfdIX sLfDJr5/5nN/8Jg9v/x+aVdW/uBkfqBU8HjXSpsbpnhPo6H+ma3arz2Ftc/663il/wB9AaOam94/ iHJWW07+q/yIoNasLnHl3kDE9t4B/KrgYMuQQR6ismfwnpU+c2iofVGK/wAjVJvBFrGS1tdXNs3+ y4x/Ki1N9Wg5q63in6P/ADNufoa5LX7qGKOUvKibBltzAbc9M1q2ukX1h5u7UnulIG0Sg5X8ya5L xFpt3dO8wlhdSBt2huxBzkMOeO2PfOKhxXRmqm2vejZm58Nxm31B8k75VIGcgDb2rsq4P4UTXMln qSXMJjaOZVDE53jb96u8qXoy4tNXQUUUUigooooAKKKKACiiigAooooAKKKKACiiigAooooAKKKK ACiiigAooooAKKKKACiiigAooooAKKKKACiiigAooooAKKKKAOP+IPXTf95/5CnaL91ab8Qeum/7 z/yFO0X7q0AdND90VR1pSL7RJF+yAreEE3I+fBhkGIjg4fOPT5Qwq9D90Vn+IPMEujmOK2kIvk3G 5bBRSjgsnIy/OAOeCeK1pfF9/wCRz4j+HfzX5o2KqXf/AB9WP/XVv/QGq3VS7/4+rH/rq3/oDVkd Bbrh/HHxq8H/AA51OLTte1U2t7JEJhCkEkpCEkAnapAyQfyruK+Iv2x/+Stw/wDYMh/9Dkr2sowV PH4n2NVtKzeh8pxLmtfJsA8Vh0nK6Wt7a+jR9Bf8NU/DX/oOy/8AgDP/APEUf8NU/DX/AKDsv/gD P/8AEV8FUV9t/qxgv5pfev8AI/Jv+IgZr/JT+6X/AMkfev8Aw1T8Nf8AoOy/+AM//wARR/w1T8Nf +g7L/wCAM/8A8RXwVRR/qxgv5pfev8g/4iBmv8lP7pf/ACR96/8ADVPw1/6Dsv8A4Az/APxFH/DV Pw1/6Dsv/gDP/wDEV8FUUf6sYL+aX3r/ACD/AIiBmv8AJT+6X/yR96/8NU/DX/oOy/8AgDP/APEU f8NU/DX/AKDsv/gDP/8AEV8FUUf6sYL+aX3r/IP+IgZr/JT+6X/yR96/8NU/DX/oOy/+AM//AMRR /wANU/DX/oOy/wDgDP8A/EV8FUUf6sYL+aX3r/IP+IgZr/JT+6X/AMkfev8Aw1T8Nf8AoOy/+AM/ /wARR/w1T8Nf+g7L/wCAM/8A8RXwVRR/qxgv5pfev8g/4iBmv8lP7pf/ACR96/8ADVPw1/6Dsv8A 4Az/APxFH/DVPw1/6Dsv/gDP/wDEV8FUUf6sYL+aX3r/ACD/AIiBmv8AJT+6X/yR96/8NU/DX/oO y/8AgDP/APEUf8NU/DX/AKDsv/gDP/8AEV8T6R4D8TeILMXel+HdW1K0JKiezsZZYyR1G5VIzSDw J4lLKv8Awjuq7mKhR9ilyS2duPl77Wx64PpWP+r2XJte0enmv8jpXG+eNKSoRs9vdl/8kfbP/DVP w1/6Dsv/AIAz/wDxFH/DVPw1/wCg7L/4Az//ABFfBkkbwyMjqUdSVZWGCCOoIptbf6s4L+aX3r/I 5v8AiIGa/wAlP7pf/JH3r/w1T8Nf+g7L/wCAM/8A8RR/w1T8Nf8AoOy/+AM//wARXwVRR/qxgv5p fev8g/4iBmv8lP7pf/JH3r/w1T8Nf+g7L/4Az/8AxFH/AA1T8Nf+g7L/AOAM/wD8RXwVRR/qxgv5 pfev8g/4iBmv8lP7pf8AyR96/wDDVPw1/wCg7L/4Az//ABFH/DVPw1/6Dsv/AIAz/wDxFfBVFH+r GC/ml96/yD/iIGa/yU/ul/8AJH3r/wANU/DX/oOy/wDgDP8A/EUf8NU/DX/oOy/+AM//AMRXwVRR /qxgv5pfev8AIP8AiIGa/wAlP7pf/JH3r/w1T8Nf+g7L/wCAM/8A8RR/w1T8Nf8AoOy/+AM//wAR XwVRR/qxgv5pfev8g/4iBmv8lP7pf/JH3r/w1T8Nf+g7L/4Az/8AxFH/AA1T8Nf+g7L/AOAM/wD8 RXwVRR/qxgv5pfev8g/4iBmv8lP7pf8AyR96/wDDVPw1/wCg7L/4Az//ABFH/DVPw1/6Dsv/AIAz /wDxFfBVFH+rGC/ml96/yD/iIGa/yU/ul/8AJH6Y+CvHeifEPR21TQL37bZrK0LP5bIVcAEqQwBH DA/iK3j0rwH9iz/kl2q/9hiX/wBEQV78elfn2PoRwuJnRhtF9T9ryfGVMwy+jiqqSlNXdtv1Oc8C f8gy8/6/Zv5iukrm/An/ACDLz/r9m/mK6SuA9kK4n4sf8gC1/wCvpf8A0Bq7auJ+LH/IAtf+vpf/ AEBqANDWv+Rx0X/rnJ/Na6auZ1r/AJHHRf8ArnJ/Na6agCvadZ/+up/pViq9p1n/AOup/pViqluR D4QoooqSwooqlq9y9tYv5Qjed/ljjkcKHPcdR2zTSu7EyfKm2UrSE6jrMl3NaxbIBi2uUk3b1Oew OPX6Zraqjo1hHp1hHHHCLct87xhi2GPUZP5fhV6qm7vQinG0dd2FFFFQalLTPu3P/Xw/86u1Q0+R Yorp3YIonfJJwOtWC0sxIT90oI+dhncO+P8AGtJL3mYwdoofLMsRUHJLHAABNMWOSUq0pKYz+7U5 B+vrT4oUh3bFwWO5j6mpKi9tjSze4iqFAAAAHQCloopFBRRRQAUUUUAFFFFABRRRQAUUUUAFFFFA BRRRQAUUUUAFFFFABRRRQAUUUUAFIelLUMshY+WnJPDMGAKDHWmtRN2Kt4xnZokbbtI3krkEen+f Wud1pQsRAGABgAV07xiKIICSAMZJya5nW/uNQ2JLqx/w8/1F/wD9dV/lXXVyPw8/1F//ANdV/lXX Uiipuvf+edv/AN/G/wDiaN19/wA87f8A7+N/8TVb/hJdPycSyOP7yQSMD9CFwaP+ElsP783/AIDS /wDxNAFndff887f/AL+N/wDE0br7/nnb/wDfxv8A4mq3/CS2H9+b/wABpf8A4mj/AISWw/vzf+A0 v/xNAFndff8APO3/AO/jf/E0br7/AJ52/wD38b/4mq3/AAkth/fm/wDAaX/4mj/hJbD+/N/4DS// ABNAFndff887f/v43/xNG6+/552//fxv/iarf8JLYf35v/AaX/4mj/hJbD+/N/4DS/8AxNAFndff 887f/v43/wATRuvv+edv/wB/G/8Aiarf8JLYf35v/AaX/wCJo/4SWw/vzf8AgNL/APE0AWd19/zz t/8Av43/AMTRuvv+edv/AN/G/wDiarf8JLYf35v/AAGl/wDiaP8AhJbD+/N/4DS//E0AWd19/wA8 7f8A7+N/8TRuvv8Annb/APfxv/iarf8ACS2H9+b/AMBpf/iaP+ElsP783/gNL/8AE0AWd19/zzt/ +/jf/E0br7/nnb/9/G/+Jqt/wkth/fm/8Bpf/iaP+ElsP783/gNL/wDE0AWd19/zzt/+/jf/ABNG 6+/552//AH8b/wCJqt/wkun5GZZEH954JFA+pK4FWdV1KLSLCa6mO2ONSxNVGLk1FbkTnGEXKTsk G6+/552//fxv/iaN19/zzt/+/jf/ABNeRz/tL6NHKypbyyKDgMFPNR/8NN6R/wA+k3/fNewsnxz/ AOXf5HzD4oyhO3tl9z/yPYN19/zzt/8Av43/AMTRuvv+edv/AN/G/wDia8f/AOGm9I/59Jv++aP+ Gm9I/wCfSb/vmj+xsd/z7/IX+tOUf8/l9z/yPYN19/zzt/8Av43/AMTRuvv+edv/AN/G/wDia8f/ AOGm9I/59Jv++aP+Gm9I/wCfSb/vmj+xsd/z7/IP9aco/wCfy+5/5HsG6+/552//AH8b/wCJo3X3 /PO3/wC/jf8AxNeP/wDDTekf8+k3/fNH/DTekf8APpN/3zR/Y2O/59/kH+tOUf8AP5fc/wDI9g3X 3/PO3/7+N/8AE0br7/nnb/8Afxv/AImvH/8AhpvSP+fSb/vmj/hpvSP+fSb/AL5o/sbHf8+/yD/W nKP+fy+5/wCR7Buvv+edv/38b/4mjdff887f/v43/wATXj//AA03pH/PpN/3zR/w03pH/PpN/wB8 0f2Njv8An3+Qf605R/z+X3P/ACPYN19/zzt/+/jf/E0br7/nnb/9/G/+Jrx//hpvSP8An0m/75o/ 4ab0j/n0m/75o/sbHf8APv8AIP8AWnKP+fy+5/5HsG6+/wCedv8A9/G/+Jo3X3/PO3/7+N/8TXj/ APw03pH/AD6Tf980f8NN6R/z6Tf980f2Njv+ff5B/rTlH/P5fc/8j2KNrsuN6QhO5VyT/KrNeUeH P2gtG17VYLHy3geZtqFxwTXqysHUMOhGa4MRha2FajWja57OBzHC5jFzws+ZLc5D4g9dN/3n/kKd ov3VpvxB66b/ALz/AMhTtF+6tch6R00P3RWd4ht/PfSD9gN95d9G+Q5XyPlb97x1xnGDxzWjD90V l+J4Fnk0QtaXF15eoxuDB/yyO1/nfg/KM4PTqOa2pfGv6/yObE/wn8vzXk/yNyql3/x9WP8A11b/ ANAardVLv/j6sf8Arq3/AKA1YnSW6+Iv2x/+Stw/9gyH/wBDkr7dr4j/AGyFI+LUBIIB0yEj3+eS vqeG/wDfvk/0Pzvjv/kT/wDb0f1PC6KKK/VD+cwooooAKKKKACiiigAooooAKKKKACiiigD1p/FW kWPwJ8PWM1npWt3yancu9ld3EokgUjh9sUqMM+rZFerfDPxX4U8OaT4dWPVNDsJHh017tfOgU+bt nEjOD/GMrljyMjJr5Porx6+WQrwcHJq7b+93PqcJn9XCVY1VTTcYxivkrXvvqfSGsXXghvDRKWnh m682JjdXL39ulwl59oO4pGsDSsM4xiQQlM9F5PlPxrv9Nu/iJqsWjJpiaPbuI7Q6VBCkRTaCTujA 38k8kn06DFcLRW2HwKw8+fmb3/G3+Ry47N5Y2l7L2ajtt5X02Wmt9b6oKKKK9I8AKKKKACiiigAo oooAKKKKACiiigAooooA+0f2LP8Akl2q/wDYYl/9EQV78eleBfsWqV+FupkggNrEpBI6/uYa99PS vxrN/wDf6vqf1Twx/wAibDf4TnPAn/IMvP8Ar9m/mK6Sub8Cf8gy8/6/Zv5iukrxz6cK4n4sf8gC 1/6+l/8AQGrtq4n4sf8AIAtf+vpf/QGoA0Na/wCRx0X/AK5yfzWumrmda/5HHRf+ucn81rpqAK9p 1n/66n+lWKr2nW4H/TU/yFWKqW5ENgoooqSwrFvYjqesQwyW0VxZQ/MZd/zJIOcYB+nBHrWrczrb QPK7KqqM5dsD8T2rN8P2myOW7lto7e6uGzJ5b71bnqOTjOT3rSOicjCp7zUPvNeiims6pjcwXJwM nqazNx1QyTkMUjXfJjIByF/E/wCelNXzLjBO6KMggoR8x9854qWONYY1RFCqvAAqtERdvYoaTBn7 U0jFyZ2+U/dU57CtKqGmuFmvITw6zF8eobBB/wA+lX6c/iIpJKCsFFFFQbBRRRQAUUUUAFFFFABR RRQAUUUUAFFFFABRRRQAUUUUAFFFFABRRRQAUUUUAFFFQPcF5DHCVaRSN+c4Uf4+1NK4m0h0sjbv LTIkIyGK5C/WnJGsanAGTyxxjJ9TRFEsKbVz1ySTkk049KG+iEl1ZXn6GuX1v7jV1E/Q1y+t/cak UP8Ah5/qL/8A66r/ACrrq5H4ef6i/wD+uq/yrrqAMvwx/wAi/Y/9chWpWX4Y/wCRfsf+uQrUoAKK KKACiiigAorg/Gf9lf8ACWWP/CU/Zv8AhHfsb+T/AGht+x/ad4z5m75d2zG3d/tY5rm9e8aLoVxp tt4b1BbLS4o4ZIbeeZVF2rzlSIkliZ5FAH8DoFBUjIxQB7BRXlk3ibxDZs95Dfy6g002qQxac0Ef ljyDIYtu1Q5PyAHLHPpnmq2seM7y10nTzpXi6DU7e4uNl3q1zNb26Wh8ssIzItu6JuPZ0JHQnJFA HrlFcH4Nuby88TpPfz291dSaJAzz2jFopB582GUlVzkYOdoGegxXeUAFFFFABRRRQBl+J/8AkX77 /rkayPigceCdT/65H+Va/if/AJF++/65Gsj4of8AIkan/wBcj/KuzB/7zT9V+Z5eaf7jW/wv8j4q ooor9hP5eCr+m6Df6xb3c1nbtcR2qq0u0jKhm2rgZyck4wM1Qru/hd40svBcetXF0FkmljiEMBVv 3hEgJwR90gcgnviufETqU6blTV3pp8ztwdKjWrqFeXLHW77aNr8fv2OQ1fR7vQb+SyvoxDdR43xi RX2kjOCVJAPt1FU69e0TxhoXh3T7i203V7cytfNcvPfxXhM8TLwrCIrvZTkFX+U5zmo5PHmnXPhy ys7KewgVrVLebTnhutwm38sihvJHqGI3DpzXEsXV2dJ+uq+draf1c9aWWYazaxEVo3a6fyvdXfyX kmeS0V6x8VdetjDrumXGqf2ndtqKyWttsf8A0JApDDLAAZ6YQkdzVjT/AB3oaR6DJqWprc/YpIgL W2SfykURMu54nG1WUkH923zYzjpVLGVHTVRUm7+va/b5EPLKMa8qMsQlbq7d2n9rpa/XTez0PKrH SbvUoLya2i8yO0i86ZtwGxMgZ5PPJHSqlevD4haUbuU6leWeoRi2Ee61iumMw89HKM85Zm+VT1wB nGTVm/8AiNpk+pSf8Taz2OLj7FfQwXby2LMuEZjKW2jqNsQwOoqFjK99aT/H/L+vM1eWYTlTWJV/ l39f1fnZHk9nod5fWi3UcaLbGYW/nSzJGgkKlgCWIA4B5PFUGG1iDjI44Oa9f8O+PbayWOHUvFjX ph1CK5klaOfbPGISpAGzLENtOXAztz1qKHxzo6WkW/VN2nfYraCPRfJk/wBHnR1LS/d2cYY5BLHd jHFP63XUmnSutO/+X+XmT/Z2EcIyWISet78vT0l+rfZM8lor11PiVb3V3PLLrEbSpql29tJeRzkJ augCBWjG+PPOCvIPOK4DxzfWepeJ7u5sbua+gkCHz5ixLNtAOCwDEA8AsAT3roo16lSfLOnbTz+7 ZHFisHRoU/aUqylra2l9t936GDRRRXaeSbHg7/katK/6+E/nX3Ha/wDHtF/uivhzwf8A8jTpX/Xw n86+47X/AI9ov90V8PxJvS+f6H67wH8Nf5fqcp8Qeum/7z/yFO0X7q034g9dN/3n/kKdov3Vr4o/ WDpofuisvxPs8zRN/wBq/wCQjHt+zdM7X+//ALHr+FakP3RWb4juFt30cNeTWnmX8aARLnziVb92 3PCnGc+wraj8aOXE29k7+X5o2qqXf/H1Y/8AXVv/AEBqt1Uu/wDj6sf+urf+gNWJ1Fuqd9o9hqbK 15Y212yDCmeFXIHtkVcopptO6JlFSVpK6Mr/AIRPRP8AoDaf/wCAqf4Uf8Inon/QG0//AMBU/wAK 1aKv2k/5mZewpfyL7kZX/CJ6J/0BtP8A/AVP8KP+ET0T/oDaf/4Cp/hWrRR7Sf8AMw9hS/kX3Iyv +ET0T/oDaf8A+Aqf4Uf8Inon/QG0/wD8BU/wrV6VxWo+M77WL+XTfDFul1JHxLfSH91H9PX6/kDW kPa1Ho/xMaqw9FLmirvZJas6D/hE9E/6A2n/APgKn+FH/CJ6J/0BtP8A/AVP8K51fAeq337zU/E9 68h5KWp8tB9BnH6CkfwTrmmjzNK8S3LOOkN786H88gflWmm3tfzMNd/q+n/bt/u/4J0f/CJ6J/0B tP8A/AVP8KP+ET0T/oDaf/4Cp/hWJonjWePUV0nxBbDTtQbAjlB/dTfQ9ifr+R4rsKzm6tN2bf3m 9JYesrxivu1XqZX/AAieif8AQG0//wABU/wo/wCET0T/AKA2n/8AgKn+FatFZ+0n/Mzb2FL+Rfcj K/4RPRP+gNp//gKn+FH/AAieif8AQG0//wABU/wrVoo9pP8AmYewpfyL7kZX/CJ6J/0BtP8A/AVP 8KP+ET0T/oDaf/4Cp/hWrRR7Sf8AMw9hS/kX3Iyv+ET0T/oDaf8A+Aqf4Uf8Inon/QG0/wD8BU/w rVoo9pP+Zh7Cl/IvuRlf8Inon/QG0/8A8BU/wo/4RPRP+gNp/wD4Cp/hWrRR7Sf8zD2FL+RfcjK/ 4RPRP+gNp/8A4Cp/hR/wieif9AbT/wDwFT/CtWsnxH4lsvDFj9ou3OW4jiX78h9AP61UZVJO0W7k zp0KcXKUUkvJC/8ACJ6J/wBAbT//AAFT/Cj/AIRPRP8AoDaf/wCAqf4VzMdv4t8WDzpbpfDti/3Y o13TEepPUH8R9Kl/4VxOPnHiTVRNnO/zT/j/AFre3LpKpr82caanrToXXnZfhudD/wAInon/AEBt P/8AAVP8KP8AhE9E/wCgNp//AICp/hXMTP4r8HKZpJV8Raagy4I2zIo7+p/8e/DrXV6Fr9n4jsFu 7KTeh4ZTwyH0I7GomqkVzKV13TNaboVJckqfLLs0vw6P5Ef/AAieif8AQG0//wABU/wo/wCET0T/ AKA2n/8AgKn+FatFY+0n/Mzp9hS/kX3Iyv8AhE9E/wCgNp//AICp/hR/wieif9AbT/8AwFT/AArV oo9pP+Zh7Cl/IvuRlf8ACJ6J/wBAbT//AAFT/Cj/AIRPRP8AoDaf/wCAqf4Vq0Ue0n/Mw9hS/kX3 IhtLO3sIFhtoI7eFekcSBVH4CpT0paQ9Khu+rNkklZHOeBP+QZef9fs38xXSVzfgT/kGXn/X7N/M V0lIYVxPxY/5AFr/ANfS/wDoDV21cT8WP+QBa/8AX0v/AKA1AGhrX/I46L/1zk/mtdNXM61/yOOi /wDXOT+a101AFeM+XeSof+WgDj3xwf6fnVioriEyqpU7ZEOVP9PoaIbgSkqRskX7yHqP8R71T1Vy F7rsyWiiipLMnXi9wkVnHFBc+aw82GWTadnqOQeD/KtKCFLaGOKNdsaKFUegFUjZRTaoLyWOPfEN sUoJyM8YPOO57d6smT7WGWKQeXyrSRsMg56CtHsooxirNzY6S45KRASyAgMM4C57mlWABtznzGBJ UsB8vsKkVQowKWov2NLdwooopFFS7sjNIk8T+VcxghXxkEejDuP5UyDU13iG6X7NP0Ab7rf7rd/5 1epk0MdxGY5UWRD1VhkVaktpGTi0+aI+is86bNbj/Q7powOkUvzp/iPzpPt93bf8fNmzgf8ALS2O 8fl1o5b7MXtLfErfiaNFU7fVrS5O1J1D/wBx/lb8jVypaa3NIyjJXi7hRRRSKCiiigAooooAKKKK ACiiigAooooAKKKKACiiigAooooAKKZJKkKF3YKo7moyjzt826JUfI2t9/6+1OxLdtEIXNyNsZ/d EEGVW5B6YH+NTIgjQKvQDHJzSgBQABgDoBS0Ngl1YUh6UtIelIorz9DXL639xq6if7prmdbB2tQA vw9/1Gof9dR/Kuurkvh+MQX/AP11H8q62gDndD1uysdItbe4nEU0abXRlOVPoeKvf8JNpn/P2n5H /CtSigDL/wCEm0z/AJ+0/I/4Uf8ACTaZ/wA/afkf8K1KKAMv/hJtM/5+0/I/4Uf8JNpn/P2n5H/C tSigDL/4SbTP+ftPyP8AhR/wk2mf8/afkf8ACtSigDL/AOEm0z/n7T8j/hR/wk2mf8/afkf8K1KK AMv/AISbTP8An7T8j/hR/wAJNpn/AD9p+R/wrUooAy/+Em0z/n7T8j/hR/wk2mf8/afkf8K1KKAM v/hJtM/5+0/I/wCFH/CTaZ/z9p+R/wAK1KKAOd1zW7K+0i6t7ecSzyJtRFU5Y+g4qH4lwvP4M1JI 1LMYjgD6V1FMmhS4jaORQyMMEGtqNT2VSNTs7nLiqP1mhOje3MmvvPgNlKkgggjqDSV9sTfDbw9P Izvp0JZjknbTP+FYeG/+gZD/AN8196uIsN1g/wAD8afA2PvpUj+J8VUV9q/8Kw8N/wDQMh/75o/4 Vh4b/wCgZD/3zR/rFhv5JfgH+o2P/wCfkfxPiqivtX/hWHhv/oGQ/wDfNH/CsPDf/QMh/wC+aP8A WLDfyS/AP9Rsf/z8j+J8VUV9q/8ACsPDf/QMh/75o/4Vh4b/AOgZD/3zR/rFhv5JfgH+o2P/AOfk fxPiqivtX/hWHhv/AKBkP/fNH/CsPDf/AEDIf++aP9YsN/JL8A/1Gx//AD8j+J8VUV9q/wDCsPDf /QMh/wC+aP8AhWHhv/oGQ/8AfNH+sWG/kl+Af6jY/wD5+R/E+KqK+1f+FYeG/wDoGQ/980f8Kw8N /wDQMh/75o/1iw38kvwD/UbH/wDPyP4nxVRX2r/wrDw3/wBAyH/vmj/hWHhv/oGQ/wDfNH+sWG/k l+Af6jY//n5H8T5F8EwSXHizSljQu32hTgDPGa+4LYYt4gf7orE07wJomk3AmtrGKKQdGC1vgYFf N5tmMMfKPs00l3PvOG8jq5NCoq0k3K23kch8Qeum/wC8/wDIU7RfurSfEAZOm/7z/wAhTtFHyrXg H2Z0sP3RWd4humtn0gLeJZ+bfRxkPFv84FW/djg7ScZ3cdOvNaMPQVQ8QM6vpO2W0jzfID9rGSw2 txHwfn9OnGa1pfGjmxF1TdvL8/VGvVS7/wCPqx/66t/6A1W6qXf/AB9WP/XVv/QGrI6S3RRRQAUU UUAFFFFAHH+P9TuZBZaFp7FL3UmKM4/giH3j/P8AAGuh0TRbXQNNisrRNscY5Y9XPdj7muZt1+2/ Fe6aT5hZ2AEef4SSOn4M1drXTUfLCMF6/ecFBe0qTqve9l5Jf5sKK888X+I/EWlfFbwNptvc2kHh 3U5LqK4gERe4ndLd3UlzwiggcKCWP8QAKnlPhf438R6t8RGXVdflvNG1aO+l0+Ca0ijtplinURtZ MkaygLG2JBctlmwYgUy1cx3nq3ijw3b+J9Le1lAWUfNDMOsb9j9PWqHgHXJ9W0mS3vSf7RsZDbzh upI6E/y+oNdPXFaMPsfxQ1uBPljuLVJyo6bhtGf/AB4/nXTB89OUH01X6nBVXs60Ki+1o/zX3fqd rRRRXMd4UUUUAFFFFABRRRQAUUUUANd1iRnY7VUZJPYVwnhO0PjDW5/Et6pa3jcxWEL9FA/ix6/1 z6Cuh8cXLWvhLVZEJDeQVyP9rj+tV/D9tdWngOwj0sW/2xrRHiNzu8oOwDFm28kAsTgYz0yM5HTB 8lJyW70/zOCova4iNN7JX+ey+7U6SivnrS/H3jHxV4H8EWx8SHSda1Sz1S+u9WsbODc7WrEJGkUq SIEYsuR97amAwJ3VE3xf8Ta0dP8AEUF/LptjZwaBJPoUMELrenUHCy+azxmRdgcbPLdeVO7cDgcx 3n0VXA63CPAvii21e2Hl6Xfv5N5Ev3VY9Hx+Z/A+tefXvxA8Z+ENb1Oz8S3l/Z293epJbzLaW928 Vss7BzaQ2yPLIjq1tEqzK0vmSOQCq16f4vvLLxN8OZ9Qs5lubO4t47q3mAI3LkMDg8jjsea6KErT UXs9GceLhek5r4o6r5f57HYUVneHLlrzw9pk7kl5LaNmJ7kqM1o1g1ZtHVGXNFSXUKKKKRQUUUUA FIelLSHpQBzngT/kGXn/AF+zfzFdJXN+BP8AkGXn/X7N/MV0lABXE/Fj/kAWv/X0v/oDV21cT8WP +QBa/wDX0v8A6A1AGhrX/I46L/1zk/mtdNXM61/yOOi/9c5P5rXTUAFRTW6T4LZDDoynBH4093VB liAKj+0jsjsPUKad7CaT0YwPPB98eev95Bhh9R3/AA/KnC7idGKOCyj7pOCPqD0o+1D/AJ5yf98G sjxORc6aU/s6a9LMFKJlGA65BHPUCrjaTSZlPmhFta/1/Xcs3GnrfRQx+Y9s+/zdqgMDtI65H+c1 a0+wNijKZA+cAYXaAAMDv1qlZJNYIIovMkhjRY0SVCCAB/eA57c47VaGpOv+ss5191XcP8f0pSWu gQlp7ysXqKrJfLJ0imH+9Ew/mKd9qH/POT/vg1BqnfYnoqD7UP8AnnJ/3waPtQ/55yf98GgZPRUH 2of885P++DR9qH/POT/vg0AT0VB9qH/POT/vg0fah/zzk/74NACz2kF0MTRJKP8AbUGqh0SGPm3l ntT6RSHH5HIq19qH/POT/vg0fah/zzk/74NUpSWzM5U4S1aK3kajD9y5iuB6TR7T+a/4UfbbyL/X WDMP70Egb9Dg1Z+1D/nnJ/3waRrxV6pIPqpp83dC9nb4ZNfj+ZB/bVsvEvmW5/6bRsv64xVmG8gu f9VNHJ/uMDTPt0f91/8Avk1Wmjsbg5ktFY+pi5/Oj3WFqi6p/h/maVFY5tLRf9UbqD/rnI4/TpQE mQ/utQnUf9NolYfyFFo9GHNNbx+5/wCdjYorOT+0sZWW1nHqysp/Qmni6vk+/ZK/vFMP6gUcvZh7 Tun93+ReoqkNSK/6y0uUP+5u/wDQSaP7YtR952j/AOukbL/MUckuw/aQ6su0VVj1Ozl+5dQt7CQV YV1cZVgw9Qc1LTW5SkpbMdRRRSKCiikJCjJOB70ALUUk4R/LX5pSpYJ/ie1NEkk+0ovlx5IbeCGI 9v8A69SRRLCgVc4Hqcn86q1tyLt7DUhO/wAyRiWIA25+UfQfWpaKKV7lJWCiiikMKKKKAIJhwa57 V49ymukkXNZd9b71PFAHPaDrtn4eiuhds6l5AwCoTxirUvxT0GEkNLPx/wBMTWZquk+bniuYvPDu 4n5aAOzPxf8ADg/5a3H/AH4NH/C4PDn/AD1uf+/DV56/hjJ+5+lM/wCEX/2aAPRf+FweHP8Anrc/ 9+Go/wCFweHP+etz/wB+Grzr/hF/9mj/AIRf/ZoA9F/4XB4c/wCetz/34aj/AIXB4c/563P/AH4a vOv+EX/2aP8AhF/9mgD0N/jF4cRSxkuSB6W7GlX4x+G3UMs1wQehEBrzv/hF/wDZqBvCjQkvFHuB 5aP19x701qS21qemf8Lg8Of89bn/AL8NR/wuDw5/z1uf+/DV5vF4cWZcqM+oxyPrT/8AhF/9mkNO +x6L/wALg8Of89bn/vw1Nb4x+G0Kgy3PzHA/cNXnn/CL/wCzUN54YAt2J2oRypY4GR0prVg3ZXPR 5fjN4ahClpbkbmCj/R26npTz8YfDgBJluMD/AKYNXk0+kQX8MTQEOqXMaMR0ByDj9au3/hki2ZFX 5pCIx+PH+NVy7XM/aJ3a2R6XH8Y/DckauJbnDAEZganf8Lg8Of8APW5/78NXnK+FgoACYA4FL/wi /wDs1BovM9F/4XB4c/563P8A34aj/hcHhz/nrc/9+Grzr/hF/wDZqB9DjVEKDzWkG5FTksPX6e9N K4NpbnpMnxl8NRLuea4Azj/UNyaf/wALg8Of89bn/vw1eZR+EGeQSzKC4+6g6J/iferH/CL/AOzQ 7ISberPRf+FweHP+etz/AN+Go/4XB4c/563P/fhq86/4Rf8A2aP+EX/2aRR6L/wuDw5/z1uf+/DU f8Lg8Of89bn/AL8NXnX/AAi/+zR/wi/+zQB6L/wuDw5/z1uf+/DUf8Lg8Of89bn/AL8NXnX/AAi/ +zR/wi/+zQB6L/wuDw5/z1uf+/DUf8Lg8Of89bn/AL8NXnX/AAi/+zR/wi/+zQB6L/wuDw5/z1uf +/DUf8Lg8Of89bn/AL8NXnX/AAi/+zR/wi/+zQB6L/wuDw5/z1uf+/DUf8Lg8Of89bn/AL8NXnX/ AAi/+zR/wi/+zQB6L/wuDw5/z1uf+/DUf8Lg8Of89bn/AL8NXnX/AAi/+zR/wi/+zQB6MPi/4dP/ AC1uP+/BqaL4p6DMcLLP+MJrzZPDGD9z9K0LPw7tI+SgDrte1uz8Qmz+yM7eWzE7lI64/wAK1NJi worE0vSvKxxXVWNvsA4oA0IRwKz/ABAkryaV5dvazgXyFzc4zGu1ssnI+ccY69TxWnGtZPiS3M8m jkWS3nl38bktIU8nCt+8GCMkZxjnr0rWl8aObEfw38vz9H+RtVUu/wDj6sf+urf+gNVuql3/AMfV j/11b/0BqyOkt0UUUAFFFFABRRRQBxF8w0X4oWdw+Fh1O1NvuPTeCMD9EH4129YXjDw0vibSTAre VdRN5tvL/dcf0PT9e1UPCnjMXzf2Zq3+ha1B8jxyYUSn1Xtk+n5cV1SXtYKUd1o/0Z58JKhVlTnt J3T8+q9eptaj4c07VtV0rUrq38290t5JLSXew8pnQoxwDg5Ukcg1i+H/AIW+GfC/iC41rTbCWG+l EgXzLyeWG3EjB5BBC7mOAOwBYRKu4gZziusorlPQCuI8IONZ8Z+IdXjObddtpEw6NjGT/wCOg/jT vFXiyS9lOhaAftWpT/JJNGcpAvck+v8AL64rovDehQ+G9Ht7CE7vLGXfGC7Hqf8APbFdSXsqbb3l +R57ksRWio/DDVvz2S+XU06KKK5T0AooooAKKKKACiiigAooooAzfEmntqugahaJy8sLKo/2scfr isz4d6mup+EbE5HmQL9ndf7pXgfpg/jXS1wGpRz/AA+8QTarBC8+h3zZuo4xkwP/AHh7ZP649K6a f7yDp9d1/kcFd+xqRr9LWfkuj+XX1Ll98H/Ceo+GrDQZdOmj0ywd3tkt764hkTfu8xfNSQOVfewZ CxVgcEEcVbv/AIZeG9S8QadrU+nEX1gkaQiK4ligIjJMXmQqwjl8sklC6sUJJXBre07UrXVrVLmz nS4hboyHP4H0PtVqudpp2Z3JqSujm9f+Hmg+JzqDahazPLfLCks8N5NBMoiYtF5Ukbq0RVmJzGVO STWV44htPDXgSDQ9NhEMbiKytLdCSQoxxycngYyfXmus1bWbPQ7Nrm9nWCJem48sfQDua5HQLa68 Z6+niC9iaDTrbIsLdxy3+2f5/XHpz0UY2ftZbL8+xw4qfMvYQ+KX4Lq3/W52OmWf9nabaWgORBCk WR32gD+lWqKK527u7O5JRVkFFFFIYUUUUAFIelLSHpQBzngT/kGXn/X7N/MV0lc34E/5Bl5/1+zf zFdJQAVxPxY/5AFr/wBfS/8AoDV21cT8WP8AkAWv/X0v/oDUAaGtf8jjov8A1zk/mtdKzBVJPQVz Wtf8jjov/XOT+a1uak2ywnb0QnigB8KebiVxknlQewrlviV8VNB+FWlRXutyzZnLLb29vEXeZgMk DsOo5YgV14xgY6V89ePdf8AftEazB4WXWZbKfTTNML50MalsBSq78AjOM7sfd465r0cDh416t6qb prWTXRHh5xjZ4TDuOHlFVpaQUna7ur9tl8trnr3w++JGh/E7RTqehzySwo/lyxzRlHifGdrDpnBH Qkc9a6ivBPhV4n8B/CDXpfh7a6nLdX93dqyXm0yJNK6oFRiOFbsMcdMnJr3upxtBUKr5E1B6xv1R eU4yWMwydWUXVjpNRd0pLp/XyCiuA+M9pLbeGLfxJZ2/2jUPDN0mrRqv3miQFbhB7tA8o+uK8T8Z eO9S0bwo/inStfutA1rxteXF/plxJPaW8MltDGqWluXuLa4OXiHmJDHEZHeRhlBuNcB7J9V0V81D x54i8Uafqeo3mrrPZ2t34cSHTjZW0lvuuTZySSHdGzFgWbYQw27ieSFK4178dfEn/CSeO20vxHJN Y2mia1PDZXj2Us+nXloyqoMMVuDEpyWVZppWdCGKp0IB9XUV8t+LtW19tQ0ix1nxpfTWth4o0G8W 8mt7OIgXCSEwNthCmMSBQvG/5gCzHBrr/wBnf4ia54s8R+JtM1nxEPE0lmkchnszay2lu7O4MQaK OGaCQYw1tcxGRNv+tkycAHutFFFABRRRQAUV4hqPhL46PqFy1n410RbMysYVkgQMEydoP+jHnGO5 +tep+C7PXLDwzZQeJL+HU9aVT9oubdAiMdxIwAq9BgdB06UAblV7vov41Yqvd9F/GgCvRRVTUY7u WFRZyrFIG5LjII/I0ATxTxzgmORZADglGBwakrmPDkV6zs0cyLbiT94pHLH24/rXT0AIHMLb16fx D1FaCsGUEdDWecYOelGm22+wgbzZgSgPLmmrCbfQ0aKr/ZW7XEw/EH+lH2eQdLqX8VT/AOJp2Xcn mfYkkt4pv9ZEj/7yg1WbRrFjn7LEp9VXb/KpfIm7XJ/FBR5Vx/z3X8Y//r002tmQ0pbx/Ih/siBf 9W88X+5M4/rS/wBnSL9y+uF9mKsP1FEstwhZEmiklAz5YjOf/QuKa1veTgiWWLYQPkVWGPxDVd31 ZnaP2Y/dp+RE4vculveJNIpAIkh4H1IIpfs2o7i0j2txhtyhkK7fpyatgXKjA8n9RRuuv7kJ/wCB kf0o5n0sHIut/wASDz9RTrawSf7kxH81o+33aff06TH+xIjf1FT77r/njEfpKf8A4mjzLn/ngn4S f/WpfJf18ytf5n93/AK/9rEfesbtf+2YP8jR/bduv347iL/fgf8Awqx5s/8Az7j8JP8A61HnT/8A PufwcUadvxC8uj/Ar/29Yd7gL/vqV/mKlTV7F+l3B/38Ap/nzd7Zv++l/wAajYB/v2Bb67D/AFot H+mg5p9/wZMt5A/3Z42+jg1KGDdCD9Kz2tLZ/vaUD/wCP/GojplkTzphH0Cj+Ro5Y9/y/wAw559v z/yNUjIqCSLd9aof2baDpaXKf7sjD+TUhsYgcKdQTP8AdkbH86ORd/6+8PaS7fj/AMAWexD54qlJ pIbtVprH+7c6iPrz/MUz7LOv3by9H+9Crf0o5PMPavrH8imdGHpSf2KPSrnkXY6Xcx/3rTP8qMXw ziYN/vWbD+Ro9n5/n/kHtv7r/D/Mp/2KPSj+xR6Vc8zUF7Qt/wBu0go8/UB/yyhP/bKUf+ymj2bD 28exT/sUelH9ij0q6Lu9HW0jb6CQf+yUov7rvp+f90v/APEUezkHt4f0ij/Yo9KP7FHpV/8AtGcd dNlP0B/+Jo/tOb/oF3J+i0vZyH7en3/BmXL4dR23rmOT++v9fWmf2Y8PE0eV/wCekYyPxHUfrWx/ acg66XefggP9aP7UPfTL78Ih/jVckuqJdWnunb5Mym0+BYfNMiCMYBfIwMnFF1oEE1vJHOivEwwy sM5rE+J2sy2HhyS5t7CaEl1SXzosGRCcYUg/e78578Vt+C7p7zQ7aWWO7jZELJDfIFc8cbe5GM4P vVyouMFU8zGGKjOq6PZXMGPwgmi2UcNuqrC14sgEzbSORxxnPStM6NPcXqnyoikAz/rDyxH+72H8 6ztW1G71O4hKadclxKMEgBAoPuR6V0fh9boBodqqoG7dIdxJzycD/GtalKUY80nqc9HEQnU5IRdt Cv8A2PP/AM8Yv+/h/wDiailsWhOGSLd/dEhJ/LbUWp6TnxPHN5ElzdZXbvsXxjH8FwvEajnKMeTn +8M1p59VtrKJbP8AtF7gyZcvZCMbsfMnELblB6H5Qf8Anoa49EepeT20JNX8OX2p6e8Fu0VqZBhn LEkL3HTimaF4Uu9Js1glWCdkAUTB2DMAMAHIPSug0mLUFvpmuZZ5oZBKyxyRIqxbZMKFIUHlefmJ zisWwfXNQaaNp7+1iM2UmMC71Xa52/PAoHIXs3XhjmnzPl5egvZx5ufqXP7Hn/54xf8Afw//ABNH 9jz/APPGL/v4f/iaXSvtt1rdu92LsOsbF4nttsMeQuCr7RknnI3HHoKpSWwsNV1Ce1sZjcESF5l0 91nGc8+dhklXoAoViBjgkYqDQuf2PP8A88Yv+/h/+Jo/sef/AJ4xf9/D/wDE1Bpd1rrwWayxzu87 FS8kX3ArbssTGmNy4HKrgjpmk0ttV1TQNXiv4neYxMqJJE+dxU5UZhjDL0xjd/vGgCx/Y8//ADxi /wC/h/8AiaP7Hn/54xf9/D/8TWXPpep+GrW5Syt4LdnkjJfSrIwpswedgSb593B+U8Y6dRpBNbuY zJ9pngYqfkit12giJWyN6buWyOR6jAPIAHf2PP8A88Yv+/h/+Jo/sef/AJ4xf9/D/wDE1WW31AX0 crtfQIZFYwwW42H97JnPyHrlM89Oe2aisX12/E4M9/bxq7OjtbrvICthDvgXAyB2J9GOaAL39jz/ APPGL/v4f/iaUaRKMloVI9EfJ/UCq19d6wkN60P2w3IAJh+y4jiTcMNG4jcsxXJIw/PYY56HQDcX OkW8l2v+kMDuyrKevGQyIc46/Kv0oAyk0lJFyvPbkYIp39ij0rdMIW7UBcb0Jb3wRj+ZqbyR/doA 5z+xR6Uf2KPSuj8kf3aPJH92gDnP7FHpR/Yo9K6PyR/do8kf3aAOdGjD+7Usekhe1bvkj+7SiL2o Az4LEJjir0UW2pRHinAYoAAMCsXxLarcyaMWtZ7rytQjkBhbHlEK/wA7cHKjOO3Uc1t1ieJjEJNG 80XZP9oR7PspAG7a+PM/2OuffFbUfjVjlxNvZO/l+aNuql3/AMfVj/11b/0Bqt1Uu/8Aj6sf+urf +gNWJ1FuiiigAooooAKK4rx/461Tw7qekaL4e0W217X9TSeeK2vdQNlAkMIUyM0gjlbOXRQAhyW5 KgZrjvAvxE8RfEb4pWM9uW0vwd/wj0OpCxNxEZpJpZJEKzIbckFDGw/dzgfKDh92FAPZqxvEPhLT fE0QF5B+9UYSeP5ZF+h/oeK5bWdf8T2fxj8NaYZrG38L3ttd/uIlMlzcSRojB3YgCNVLEBV3Z6lh 92uN+E/xB8Ta98QVtdS1eS+tbyG+kuLOaCCO0tminVYP7OmVFa6jaNiZG3zbGChjEx2GoycXeLsy JwjUjyzV0d6vg7xFpvyab4mkMI+6l3GHK+2Tn+VD+B9a1UFNX8SzyQH70NqgjDfU9P0NVfEHxZGg +INU0Q6WZtTgn0+KyiE5UXi3TlA+dny7DHMWA3cR578clL+0mlr421XQJbHQpZLW3v5o7Wy8SRXO pRm1Qvi6tUjIt1cKdpEjkZUMoJIG31ie+l/RHJ9Tpba27czt91z1vQ/Dmn+HLfybG3WIHG5zy7/U 1p147bfGLWYLa41LVtGttOkXw6mtLYtrUS2kaPKVVpp5YIjEQuC5yyqAQquRls3Qf2kb7xTY2kWi aFoeu6vc62+iI+leI/tOllhaG5Eq3a2+4qFG1h5WVbPBxzg5OTu2dkYxguWKsj3SivCbP42eKNR1 /Qr5dAjj0dvD+qXuo6Tb3nn3P2u1nSJkhxB+8w2VU7k3CQkqCoB774TfEOf4kaDPqMsWh7I5vKSf w7ri6taSfKCR5ojjZXUnDIyDHGCc8Io7iiiigAooooAKKKw/G/iu38DeEdW1+6hkuINPt3uGhhKh 5MDhF3EDJOAMkDmgDcorwHxx8VvHlzpT6FbaTaeFfFaanpkFzLaastxGlpdyFUkgllsnVn3I6Mrw gLgkFuM+l+NPGepeHrzSNE0PTbbXfEeoxzSw2+oXxsoTFCF813lSKQg5dAAIzkt/CATQB2dNkjWV GR1DowwVYZBHoa8c8XftCt4O8X6NouoaZotjJevZRS2F94kt49W3XDhMwWaK/nIjNhmMiZ2uVDAA mzpHx9jur7xg1/Yadbab4ct7q5uY7TWFn1SBYWI/0myMaNB5iqWjIdwRjJXIoA6q9+G8Edy1zot/ caJO3VYGJjP/AAHI/LOPao/+Ec8Xn5D4mjEefvC3Xd/L+tea6H+1jZ61ouvTw23h27vdNhtLoPpn ieO80+KGdyga7uVizbGMqTJ+7cKMEM2Tj1Tw748j1H4eDxXqSWVtbJbS3cr6Xfrf2rxJuPmQzqF8 xGVdwJVTzyAa6Pbz66+qTOJ4Ole8br0bX4JjNO+G9ol0t3q13Prd0Ohuj8g/4Dk/kSR7V1wAAAAw B2FeVy/FnxPZaDbXl54MtYrzV7i2g0OGPWg8VyZwzATyGENAyIpZwqSjGArOcgQ2nx9S2iP9vaI2 jy28WpLfBLnzo4bmzCM8SNsXzFeNi6PhSQMFAcgZzqSqfEzelRp0VaCset0V4NrH7VdhoHiyz0PU bTRrC5R7C31Kyutfji1GKe6VCBbWzRg3KRmRN77k/i2qxUiruqftGTaH4VuNd1XR9J0a0m1uXQ9L l1PXfs8EskcsyPLcytBtt48QkgjzCcgYzjOZse2UV4hpf7RF3430DSz4S0aw1TWbyG/luBHrUbWl ulo4ileGdY3E+XdPLBRAwOWMfSvRPhRrV/4j+GHhPVdUm+0ale6VbXFzNtVd8rRKzHCgAZJPAAFA HV0UUUAFIelLSHpQBzngT/kGXn/X7N/MV0lc34E/5Bl5/wBfs38xXSUAFcT8WP8AkAWv/X0v/oDV 21cT8WP+QBa/9fS/+gNQBoa1/wAjjov/AFzk/mtdHLGJomRujDBrnNa/5HHRf+ucn81rpqAMrS9Q EUn9nXLbLmMYQtx5q9iPU461ieHfhH4R8Ka/ea1peiw22o3eQ8uWYKD1CqSQuTycAV0mo6VbarF5 dxGHA5B7g+oNZn/COXkI2wazeInZXIfH4sCa1hVnBOMJNJ7+fqYVMPRrSjOpBNx1TaTs/LsZ158I /CV94xg8UzaNC2twlXW4BYAuuNrlQdpZdowcfyGOwrA/sHU/+g5c/wDfKf8AxNZ2vaNq9vY+enia 5tUjYGR/JV8r0xjb64pyqVKvLGcm7aK+tvIiFGjhlOdKCjd3dkld935+bOwormF0rUrqxS4t9cuH DqHQFUGe+OlTroepMoI124IIyCFT/CsrWOlNPY6CisD+wdT/AOg5c/8AfKf/ABNH9g6n/wBBy5/7 5T/4mkM36KwP7B1P/oOXP/fKf/E0f2Dqf/Qcuf8AvlP/AImgDforA/sHU/8AoOXP/fKf/E0f2Dqf /QcuP++E/wDiaAN+isD+wdT/AOg5c/8AfKf/ABNH9g6n/wBBy5/75T/4mgDforA/sHU/+g5c/wDf Kf8AxNH9g6n/ANBy5/75T/4mgDfqvd9F/Gsj+wdT/wCg5c/98p/8TSN4e1F+ut3B/wCAJ/hQBoUV m/8ACN3/AP0Grj/vhP8ACj/hG7//AKDVx/3wn+FAGlRWb/wjd/8A9Bq4/wC+E/wpf+EXuZeJ9Xu3 TuqEJn8VANAC3t358wsLc77iThyv/LJe5PofSt2KMRRqg6KMCq2naVbaVD5dvGEB5J7k+pNXKACi oftSuVEQMu4Ehl5X8+lIIpJCpkfaMEGNDwfx607dyea+w6S4RH2D55NpYIvUimhJJh+8Ploy4Ma/ eB/3gf5VJHGsKKiKFUDAAp9O9thWb3GoixqFUYAGKdRRUlhRRRQAUUUUAFFFFABRRRQAUUUUAFFF FABRRUb3EUYYvIiheuWAxRuJtLckoqBruMB8B3KgMQiEkg9MU7znJwsLfdzliAM+nrTsxcyJaKgB uGKErGgKncCSSD2pRHKSpaboOQqgA/zosF/ImprOqY3MFzwMmoxar8u55HKncCXI/l1oS0hjXasS gZz07+tGgXl2EN5CN2H3bW2nYC2D6cUpuGO8LC7FTjnAB+mamoo0Cz7kLGdg21Y14+UsxPPuP/r0 eVKzNumwpXGEUDB7nPNTUUXDl7lSfS7a6aJriP7Q0fKebyAfUDpn3pz26wmOSKNcxgrtHGVPUD+f /wCurNFF29AUYp3SMa7s7dm3pOkJY8pMdv5ZqxZfYrMEi6iZyMFjIK0CoPak2L6Cqc21YhU4p8yR k30VrePMGuLd45QgKySZxgnJAPAOD2706xMVrdXDtdweU/3VEoJ6k5PTsQPoB6VqbF9BRsX0FQak P2+1/wCfmH/vsUfb7X/n5h/77FTbF9BRsX0FAEP2+1/5+Yf++xR9vtf+fmH/AL7FTbF9BRsX0FAE P2+1/wCfmH/vsUfb7X/n5h/77FTbF9BRsX0FAEP2+1/5+Yf++xR9vtf+fmH/AL7FTbF9BRsX0FAE P2+1/wCfmH/vsUfb7X/n5h/77FTbF9BRsX0FAEP2+1/5+Yf++xSi+t2B2zI5HZDuP5Cpdi+gpdoH agCKJWeQyONuBtVTjIHf8+PyFTUUUAFFFFABRRRQAUUVWv8AU7PS7eSe9u4LOCMAvLPIEVcnAySc Cmk27ImUlFXk7Is0VkS+JbYNOltDdX8sUSzbLaBirhsbdsjYQkhgcbumT2pWuNYu2ZYbS3sIntwy S3MnmSJKQPlaJOCBzkiTnt61p7OXXT1MfbwekdfTX8dvvZqkgAknAHc1jXFydY1G0gtJrmKGApeP dQr+4nQhgIt+fmzndxkfLzjIqRvD6XpDalcSX4a2+zy27fLbSZ+8xi6En3Jx2rThhjt4kiijWKJB tVEGFUegA6U04w1Tu/wE1OrpJWX4/ht97H1Uu/8Aj6sf+urf+gNVuql3/wAfVj/11b/0BqxOkt0U UUAFFFFAHJ+Ovh7F42fT7mLWdU8OarYeYtvqejvEJlSRQskZE0ckbKwC9UJBUEEEZo8JfDPRvBN5 BPpQuIUg0yDSY4Hk3oIond1YkjcXJkbLEnP1zXWUUAY+p+FrTVfEOkazM8oudMSdIY1I8thKqq24 EZPCjGCO/WuW8J/BfTPCWvWOoRatq19a6XFNDpGlXbw/ZdMSUjesWyJZG4AUea8hVeBivQaKAOV1 j4b6Trfj3QvF1w1yNT0eGaCGOOXbBIJO8iY+Zk+bac/L5j+tctbfs96TA5V9f16exjN8LSwklgEN ol2sizKm2EM3+sJBkZ2UgAHBYH1OigDz/wAR/BXRvEtp5M17qNtIunW2nQz28ke+EW8wmhlUNGyl w6qfmBU4wVIo0L4M6do2rwarNrOsatqaal/aslzfSwkzT/ZDaksqRKoUpztQKAw4AHFegUUAeexf BbS7aWxktdX1mya1h1C33W1xHG0iXcvmyAuI9ylXCsjIVI2jJYZzueC/A6+EDfzz6zqPiHU75kNx qeqLAs0iou1ExBFEgCgnGEzyck101FABRRRQAUUUUAFZniXw7Y+LvD+o6LqUby2F/A9vOsblGKsM HDAgg+hHStOigDzrS/glp1pHJJqGuazr2qS3lneS6rqMkH2iT7K26CIiKJIxGDuyFQE72JJJzW34 28Ax+MZbC6g1nU/DmrWHmLb6npJh85EkAEibZo5IyrbV6oSCoIINdVRQB5dcfs/6VPqM86+IvEUV ncT2d3caf9rjkjuLm18ryp5JJImmZsQoGBk2NgkrnmtWL4QWE2pX9xq+s6v4jtLi2ubOCw1WWJ4r OGcgzJG6RrKwbCjMsjkBQFIrvKKAPPrH4ST2Om3lufHni6e6l8lba/kvIBJZJESUWONYRC3UhjLH IzjActgY39A8DWGh+FZ9Ckkn1SC685ry4vNglu3mLGV38tUUFizZCKoGeAK6KigDzSP4HW50VrC4 8X+J7yWF7d9NvJrqASaZ5BJi8lFhETEZILSpIzg4csAAFuvgH4d1Dwvp+i3t1qd2bXVRrUuoSXCr c3lyWJkMzKoUpIGKMiqq7DtAAwK9KooA4jVPhZBf+K31q18Qa5o0dzNDcX+maZcxxW9/JEAEaRvL Mq8KqsI5EDhQGDDIKXHwl02Tw1DpNtqOpafNbajNqtnqds8X2m1uJJZJGZN8bRkfvZF2ujAqcEHr XcUUAeeXnwZt7yw0pP8AhKvEkep2Injk1n7VE93dxTkNNFIXiZFRiFIEaJs2r5ezFdf4W8O23hHw 1pWh2TyyWem2sdpC07BpCiKFBYgDJwOTitSigAooooAKQ9KWkPSgDnPAn/IMvP8Ar9m/mK6Sub8C f8gy8/6/Zv5iukoAK4n4sf8AIAtf+vpf/QGrtq4n4sf8gC1/6+l/9AagDV8WafI5ttRt7jyLm1JU ZTcGDY46j0rB/trWf+f+L/vwf/iqKKAD+2tZ/wCf+L/vwf8A4qj+2tZ/5/4v+/B/+KoooAP7a1n/ AJ/4v+/B/wDiqR9X1iRSrXsLKeoMGQf/AB6iigAXWNZUYF/Hj/rif/iqSPVdXiQIl7EqjoBBwP8A x6iigVh39taz/wA/8X/fg/8AxVH9taz/AM/8X/fg/wDxVFFAw/trWf8An/i/78H/AOKo/trWf+f+ L/vwf/iqKKAD+2tZ/wCf+L/vwf8A4qj+2tZ/5/4v+/B/+KoooAP7a1n/AJ/4v+/B/wDiqP7a1n/n /i/78H/4qiigA/trWf8An/i/78H/AOKo/trWf+f+L/vwf/iqKKAD+2tZ/wCf+L/vwf8A4qj+2tZ/ 5/4v+/B/+KoooAP7a1n/AJ/4v+/B/wDiqP7a1n/n/i/78H/4qiigA/trWf8An/i/78H/AOKo/trW f+f+L/vwf/iqKKAD+2tZ/wCf+L/vwf8A4qmtq2sOQWvoz7eScfluoooDcVdY1hQAL6IAdAIP/sqX +2tZ/wCf+L/vwf8A4qiigA/trWf+f+L/AL8H/wCKo/trWf8An/i/78H/AOKoooAP7a1n/n/i/wC/ B/8AiqP7a1n/AJ/4v+/B/wDiqKKAD+2tZ/5/4v8Avwf/AIqj+2tZ/wCf+L/vwf8A4qiigA/trWf+ f+L/AL8H/wCKo/trWf8An/i/78H/AOKoooAP7a1n/n/i/wC/B/8AiqP7a1n/AJ/4v+/B/wDiqKKA D+2tZ/5/4v8Avwf/AIqj+2tZ/wCf+L/vwf8A4qiigA/trWf+f+L/AL8H/wCKo/trWf8An/i/78H/ AOKoooAP7a1n/n/i/wC/B/8AiqQ6xrLdb+P8ISP/AGaiigCN7/VJAwe7icE5IaAkZ/76p66tq6sW F5CGPUi36/8Aj1FFO7FZLoO/trWf+f8Ai/78H/4qj+2tZ/5/4v8Avwf/AIqiikMP7a1n/n/i/wC/ B/8AiqP7a1n/AJ/4v+/B/wDiqKKAD+2tZ/5/4v8Avwf/AIqj+2tZ/wCf+L/vwf8A4qiigA/trWf+ f+L/AL8H/wCKo/trWf8An/i/78H/AOKoooAP7a1n/n/i/wC/B/8AiqP7a1n/AJ/4v+/B/wDiqKKA D+2tZ/5/4v8Avwf/AIqj+2tZ/wCf+L/vwf8A4qiigA/trWf+f+L/AL8H/wCKo/trWf8An/i/78H/ AOKoooAP7a1n/n/i/wC/B/8AiqP7a1n/AJ/4v+/B/wDiqKKAD+2tZ/5/4v8Avwf/AIqj+2tZ/wCf +L/vwf8A4qiigA/trWf+f+L/AL8H/wCKo/trWf8An/i/78H/AOKoooAP7a1n/n/i/wC/B/8AiqP7 a1n/AJ/4v+/B/wDiqKKAD+2tZ/5/4v8Avwf/AIqj+2tZ/wCf+L/vwf8A4qiigA/trWf+f+L/AL8H /wCKo/trWf8An/i/78H/AOKoooAP7a1n/n/i/wC/B/8AiqP7a1n/AJ/4v+/B/wDiqKKAD+2tZ/5/ 4v8Avwf/AIqj+2tZ/wCf+L/vwf8A4qiigA/trWf+f+L/AL8H/wCKo/trWf8An/i/78H/AOKoooAP 7a1n/n/i/wC/B/8AiqP7a1n/AJ/4v+/B/wDiqKKAKl1LqN9FJHPeiSOQgshV8HHtv4HPSiBru2ub i4hazjuLggzTLaAPKR0LHdlsds0UVfPK1rmfs4X5uVX9P67st/21rP8Az/xf9+D/APFUf21rP/P/ ABf9+D/8VRRUGgf21rP/AD/xf9+D/wDFUf21rP8Az/xf9+D/APFUUUAH9taz/wA/8X/fg/8AxVId X1hmRjexEocqTB0OMf3veiigB/8Abutf8/0P/gP/APZUf27rX/P9D/4D/wD2VFFAB/butf8AP9D/ AOA//wBlR/butf8AP9D/AOA//wBlRRQAf27rX/P9D/4D/wD2VH9u61/z/Q/+A/8A9lRRQAf27rX/ AD/Q/wDgP/8AZUf27rX/AD/Q/wDgP/8AZUUUAH9u61/z/Q/+A/8A9lR/butf8/0P/gP/APZUUUAH 9u61/wA/0P8A4D//AGVH9u61/wA/0P8A4D//AGVFFAB/butf8/0P/gP/APZUf27rX/P9D/4D/wD2 VFFAB/butf8AP9D/AOA//wBlR/butf8AP9D/AOA//wBlRRQAf27rX/P9D/4D/wD2VH9u61/z/Q/+ A/8A9lRRQAf27rX/AD/Q/wDgP/8AZUf27rX/AD/Q/wDgP/8AZUUUAH9u61/z/Q/+A/8A9lR/butf 8/0P/gP/APZUUUAH9u61/wA/0P8A4D//AGVH9u61/wA/0P8A4D//AGVFFAB/butf8/0P/gP/APZU f27rX/P9D/4D/wD2VFFAB/butf8AP9D/AOA//wBlR/butf8AP9D/AOA//wBlRRQAf27rX/P9D/4D /wD2VH9u61/z/Q/+A/8A9lRRQAf27rX/AD/Q/wDgP/8AZUf27rX/AD/Q/wDgP/8AZUUUAH9u61/z /Q/+A/8A9lR/butf8/0P/gP/APZUUUAH9u61/wA/0P8A4D//AGVH9ua1/wA/0P8A4D//AGVFFAHU +HNKGkaYkXmGZ5GMzuRjLNyeO1alFFABXE/Fj/kAWv8A19L/AOgNRRQB/9lQSwMEFAAGAAgAAAAh ACRab7DeAAAABgEAAA8AAABkcnMvZG93bnJldi54bWxMj0FPwkAQhe8m/ofNmHiTbUUFSqeEEPVE TAQTw21ph7ahO9t0l7b8e8eTnuZN3uS9b9LVaBvVU+drxwjxJAJFnLui5hLha//2MAflg+HCNI4J 4UoeVtntTWqSwg38Sf0ulEpC2CcGoQqhTbT2eUXW+IlricU7uc6aIGtX6qIzg4TbRj9G0Yu2pmZp qExLm4ry8+5iEd4HM6yn8Wu/PZ8218P++eN7GxPi/d24XoIKNIa/Y/jFF3TIhOnoLlx41SDIIwFh IUPMxdNMxBFhNp/GoLNU/8fPfgAAAP//AwBQSwMEFAAGAAgAAAAhAKomDr68AAAAIQEAABkAAABk cnMvX3JlbHMvZTJvRG9jLnhtbC5yZWxzhI9BasMwEEX3hdxBzD6WnUUoxbI3oeBtSA4wSGNZxBoJ SS317SPIJoFAl/M//z2mH//8Kn4pZRdYQde0IIh1MI6tguvle/8JIhdkg2tgUrBRhnHYffRnWrHU UV5czKJSOCtYSolfUma9kMfchEhcmzkkj6WeycqI+oaW5KFtjzI9M2B4YYrJKEiT6UBctljN/7PD PDtNp6B/PHF5o5DOV3cFYrJUFHgyDh9h10S2IIdevjw23AEAAP//AwBQSwECLQAUAAYACAAAACEA sYJntgoBAAATAgAAEwAAAAAAAAAAAAAAAAAAAAAAW0NvbnRlbnRfVHlwZXNdLnhtbFBLAQItABQA BgAIAAAAIQA4/SH/1gAAAJQBAAALAAAAAAAAAAAAAAAAADsBAABfcmVscy8ucmVsc1BLAQItABQA BgAIAAAAIQDVdSPfXAMAAN8HAAAOAAAAAAAAAAAAAAAAADoCAABkcnMvZTJvRG9jLnhtbFBLAQIt AAoAAAAAAAAAIQBOGDKpI9EBACPRAQAUAAAAAAAAAAAAAAAAAMIFAABkcnMvbWVkaWEvaW1hZ2Ux LnBuZ1BLAQItABQABgAIAAAAIQAkWm+w3gAAAAYBAAAPAAAAAAAAAAAAAAAAABfXAQBkcnMvZG93 bnJldi54bWxQSwECLQAUAAYACAAAACEAqiYOvrwAAAAhAQAAGQAAAAAAAAAAAAAAAAAi2AEAZHJz L19yZWxzL2Uyb0RvYy54bWwucmVsc1BLBQYAAAAABgAGAHwBAAAV2QEAAAA= ">
                <v:shape id="Picture 62" style="position:absolute;left:698;top:1448;width:59436;height:46818;visibility:visible;mso-wrap-style:square" o:spid="_x0000_s1043" stroked="t" strokecolor="black [3213]" strokeweight="1pt"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LroVwQAAANsAAAAPAAAAZHJzL2Rvd25yZXYueG1sRI9Bi8Iw FITvC/6H8ARva7oeRKpRxFXwICzqrudH82yKzUtJYlv/vVkQPA4z8w2zWPW2Fi35UDlW8DXOQBAX TldcKvg97z5nIEJE1lg7JgUPCrBaDj4WmGvX8ZHaUyxFgnDIUYGJscmlDIUhi2HsGuLkXZ23GJP0 pdQeuwS3tZxk2VRarDgtGGxoY6i4ne5WgT8etNluL7dNUXaV/+t+vu2jVWo07NdzEJH6+A6/2nut YDqB/y/pB8jlEwAA//8DAFBLAQItABQABgAIAAAAIQDb4fbL7gAAAIUBAAATAAAAAAAAAAAAAAAA AAAAAABbQ29udGVudF9UeXBlc10ueG1sUEsBAi0AFAAGAAgAAAAhAFr0LFu/AAAAFQEAAAsAAAAA AAAAAAAAAAAAHwEAAF9yZWxzLy5yZWxzUEsBAi0AFAAGAAgAAAAhAA8uuhXBAAAA2wAAAA8AAAAA AAAAAAAAAAAABwIAAGRycy9kb3ducmV2LnhtbFBLBQYAAAAAAwADALcAAAD1AgAAAAA= ">
                  <v:imagedata o:title="" r:id="rId19"/>
                  <v:path arrowok="t"/>
                </v:shape>
                <v:shape id="Text Box 2" style="position:absolute;top:-889;width:57696;height:2107;visibility:visible;mso-wrap-style:square;v-text-anchor:top" o:spid="_x0000_s1044" stroked="f" strokeweight="1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iE1QwwAAANwAAAAPAAAAZHJzL2Rvd25yZXYueG1sRE9NTwIx EL2b+B+aIfEmXUwQXSnEaIC9cAAkeJxsh3bDdrpu67L+e0pC4m1e3udM572rRUdtqDwrGA0zEMSl 1xUbBV+7xeMLiBCRNdaeScEfBZjP7u+mmGt/5g1122hECuGQowIbY5NLGUpLDsPQN8SJO/rWYUyw NVK3eE7hrpZPWfYsHVacGiw29GGpPG1/nYJlV+xcU9rP78nkxxRmHw6rdVDqYdC/v4GI1Md/8c1d 6DT/dQzXZ9IFcnYBAAD//wMAUEsBAi0AFAAGAAgAAAAhANvh9svuAAAAhQEAABMAAAAAAAAAAAAA AAAAAAAAAFtDb250ZW50X1R5cGVzXS54bWxQSwECLQAUAAYACAAAACEAWvQsW78AAAAVAQAACwAA AAAAAAAAAAAAAAAfAQAAX3JlbHMvLnJlbHNQSwECLQAUAAYACAAAACEAHYhNUMMAAADcAAAADwAA AAAAAAAAAAAAAAAHAgAAZHJzL2Rvd25yZXYueG1sUEsFBgAAAAADAAMAtwAAAPcCAAAAAA== ">
                  <v:textbox>
                    <w:txbxContent>
                      <w:p w:rsidRPr="001F4931" w:rsidR="009C3C9F" w:rsidP="009C3C9F" w:rsidRDefault="009C3C9F" w14:paraId="5090E006" w14:textId="4F941FF4">
                        <w:pPr>
                          <w:rPr>
                            <w:rFonts w:ascii="Arial" w:hAnsi="Arial" w:cs="Arial"/>
                            <w:i/>
                            <w:iCs/>
                            <w:color w:val="44546A" w:themeColor="text2"/>
                            <w:sz w:val="16"/>
                            <w:szCs w:val="16"/>
                          </w:rPr>
                        </w:pPr>
                        <w:r>
                          <w:rPr>
                            <w:rFonts w:ascii="Arial" w:hAnsi="Arial" w:cs="Arial"/>
                            <w:i/>
                            <w:iCs/>
                            <w:color w:val="44546A" w:themeColor="text2"/>
                            <w:sz w:val="16"/>
                            <w:szCs w:val="16"/>
                          </w:rPr>
                          <w:t xml:space="preserve">Screenshot No. 2: Drill down into Credit Denied in Variant Explorer dashboard</w:t>
                        </w:r>
                      </w:p>
                    </w:txbxContent>
                  </v:textbox>
                </v:shape>
              </v:group>
            </w:pict>
          </mc:Fallback>
        </mc:AlternateContent>
      </w:r>
    </w:p>
    <w:p w:rsidRPr="006E3F62" w:rsidR="00EB76E1" w:rsidP="00235E5A" w:rsidRDefault="00EB76E1" w14:paraId="534784A6" w14:textId="2B82962F">
      <w:pPr>
        <w:spacing w:after="120" w:line="280" w:lineRule="atLeast"/>
        <w:rPr>
          <w:rFonts w:ascii="Arial" w:hAnsi="Arial" w:cs="Arial"/>
          <w:b/>
          <w:i/>
        </w:rPr>
      </w:pPr>
    </w:p>
    <w:p w:rsidRPr="006E3F62" w:rsidR="00EB76E1" w:rsidP="00235E5A" w:rsidRDefault="00EB76E1" w14:paraId="79B8A96C" w14:textId="5DFF0BC7">
      <w:pPr>
        <w:spacing w:after="120" w:line="280" w:lineRule="atLeast"/>
        <w:rPr>
          <w:rFonts w:ascii="Arial" w:hAnsi="Arial" w:cs="Arial"/>
        </w:rPr>
      </w:pPr>
    </w:p>
    <w:p w:rsidRPr="006E3F62" w:rsidR="00B660EF" w:rsidP="00235E5A" w:rsidRDefault="000274C1" w14:paraId="20A4D612" w14:textId="6594D5CE">
      <w:pPr>
        <w:spacing w:after="120" w:line="280" w:lineRule="atLeast"/>
        <w:rPr>
          <w:rFonts w:ascii="Arial" w:hAnsi="Arial" w:cs="Arial"/>
          <w:b/>
          <w:i/>
        </w:rPr>
      </w:pPr>
      <w:r>
        <w:rPr>
          <w:rFonts w:ascii="Arial" w:hAnsi="Arial" w:cs="Arial"/>
          <w:noProof/>
        </w:rPr>
        <mc:AlternateContent>
          <mc:Choice Requires="wpg">
            <w:drawing>
              <wp:anchor distT="0" distB="0" distL="114300" distR="114300" simplePos="0" relativeHeight="251658243" behindDoc="0" locked="0" layoutInCell="1" allowOverlap="1" wp14:anchorId="73A9A77D" wp14:editId="471C6F45">
                <wp:simplePos x="0" y="0"/>
                <wp:positionH relativeFrom="column">
                  <wp:posOffset>2888784</wp:posOffset>
                </wp:positionH>
                <wp:positionV relativeFrom="paragraph">
                  <wp:posOffset>3603794</wp:posOffset>
                </wp:positionV>
                <wp:extent cx="1966504" cy="958228"/>
                <wp:effectExtent l="19050" t="19050" r="15240" b="13335"/>
                <wp:wrapNone/>
                <wp:docPr id="25" name="Group 25"/>
                <wp:cNvGraphicFramePr/>
                <a:graphic xmlns:a="http://schemas.openxmlformats.org/drawingml/2006/main">
                  <a:graphicData uri="http://schemas.microsoft.com/office/word/2010/wordprocessingGroup">
                    <wpg:wgp>
                      <wpg:cNvGrpSpPr/>
                      <wpg:grpSpPr>
                        <a:xfrm>
                          <a:off x="0" y="0"/>
                          <a:ext cx="1966504" cy="958228"/>
                          <a:chOff x="-4947120" y="3519477"/>
                          <a:chExt cx="2994951" cy="2434976"/>
                        </a:xfrm>
                      </wpg:grpSpPr>
                      <wps:wsp>
                        <wps:cNvPr id="26" name="Oval 26"/>
                        <wps:cNvSpPr/>
                        <wps:spPr>
                          <a:xfrm>
                            <a:off x="-4947120" y="3519477"/>
                            <a:ext cx="1552185" cy="774857"/>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traight Connector 27"/>
                        <wps:cNvCnPr>
                          <a:stCxn id="26" idx="4"/>
                          <a:endCxn id="28" idx="0"/>
                        </wps:cNvCnPr>
                        <wps:spPr>
                          <a:xfrm>
                            <a:off x="-4171026" y="4294334"/>
                            <a:ext cx="902165" cy="931546"/>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28" name="Text Box 2"/>
                        <wps:cNvSpPr txBox="1">
                          <a:spLocks noChangeArrowheads="1"/>
                        </wps:cNvSpPr>
                        <wps:spPr bwMode="auto">
                          <a:xfrm>
                            <a:off x="-4585556" y="5225880"/>
                            <a:ext cx="2633387" cy="728573"/>
                          </a:xfrm>
                          <a:prstGeom prst="rect">
                            <a:avLst/>
                          </a:prstGeom>
                          <a:noFill/>
                          <a:ln w="38100">
                            <a:solidFill>
                              <a:srgbClr val="FF0000"/>
                            </a:solidFill>
                            <a:miter lim="800000"/>
                            <a:headEnd/>
                            <a:tailEnd/>
                          </a:ln>
                        </wps:spPr>
                        <wps:txbx>
                          <w:txbxContent>
                            <w:p w:rsidRPr="0084434A" w:rsidR="0084434A" w:rsidP="0084434A" w:rsidRDefault="0084434A" w14:paraId="37FA3E07" w14:textId="4BFAB6F4">
                              <w:pPr>
                                <w:rPr>
                                  <w:rFonts w:ascii="Arial" w:hAnsi="Arial" w:cs="Arial"/>
                                  <w:sz w:val="20"/>
                                  <w:szCs w:val="20"/>
                                </w:rPr>
                              </w:pPr>
                              <w:r>
                                <w:rPr>
                                  <w:rFonts w:ascii="Arial" w:hAnsi="Arial" w:cs="Arial"/>
                                  <w:color w:val="FF0000"/>
                                  <w:sz w:val="20"/>
                                  <w:szCs w:val="20"/>
                                </w:rPr>
                                <w:t>Click on Keep selections.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25" style="position:absolute;margin-left:227.45pt;margin-top:283.75pt;width:154.85pt;height:75.45pt;z-index:251658243;mso-width-relative:margin;mso-height-relative:margin" coordsize="29949,24349" coordorigin="-49471,35194" o:spid="_x0000_s1045" w14:anchorId="73A9A77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s1ioLQQAACoMAAAOAAAAZHJzL2Uyb0RvYy54bWy8VlFvozgQfj/p/oPl9zZAIAFUusplN9VJ vW117WmfHTABnbE52yl0f/2NbaBpml1Vu6vkgdie8Xjm88w3vvrQNww9UalqwTPsX3oYUZ6Loua7 DP/zuLmIMVKa8IIwwWmGn6nCH65//+2qa1MaiEqwgkoERrhKuzbDldZtOpupvKINUZeipRyEpZAN 0TCVu1khSQfWGzYLPG8x64QsWilyqhSsfnRCfG3tlyXN9V1ZKqoRyzD4pu1X2u/WfGfXVyTdSdJW dT64QX7Ai4bUHA6dTH0kmqC9rN+YaupcCiVKfZmLZibKss6pjQGi8b2jaG6k2Lc2ll3a7doJJoD2 CKcfNpt/frqR7UN7LwGJrt0BFnZmYulL2Zh/8BL1FrLnCTLaa5TDop8sFpEXYpSDLIniIIgdpnkF wJttF2ESLv0AwAeNeeTDbDmqfBqsBEkSJpHvrAThPEyWC6MzG52YvXKtayFZ1Ase6ufweKhISy3M KgU87iWqiwwHC4w4aSBn754IQzC1CFmVCS+VKoDuBFjfjnpCLooCP45czMtlGEcWlilkkrZS6Rsq GmQGGaaM1a0yjpKUPN0q7QAatcwyF5uaMVgnKeOoA7xj3/PsDiVYXRipESq5266ZRBBYhjcbD34D 3Adq4AnjcAcGbRelHelnRt0Bf9MSkIIrDtwJpmbpZJbkOeXad6KKFNSdFh0eNu6wN804GDSWS/By sj0YGDWdkdG2Q2DQN1upLflp8xD69zZPO+zJgutpc1NzIU9FxiCq4WSnP4LkoDEobUXxDHkkhSMc 1eabGi7xlih9TyQwDJQDsKa+g0/JBNyUGEYYVUJ+PbVu9CHRQYpRB4yVYfXfnkiKEfuTQwkkfhga irOTMFqakpOHku2hhO+btYDbh6ID7+zQ6Gs2Dkspmi9AritzKogIz+HsDOdajpO1dkwK9JzT1cqq Aa21RN/yhzY3xg2qJkMf+y9EtkMma6iBz2IsuzfZ7HTNTi5Wey3K2qb6C64D3kABhrPOwQXLkQse tCT1rtJoLTiH7iIkCmzdGj+APNbc0YHS655PPGKrJDRJAynKi0kEzdGKXPW9MmEm3+QWf+l7hp+A UcMgCefz0fbAp4kX+IuBWpK5H4Wv2fQNtbCaf5dXzkkm7yj400zxjmI/N1Po/p1MYehkyORzpTTk nmtvj6Yj/SF6FBx1OKR7WB6rWLW3Iv9XIS7WFeE7upJSdBUlBVCPi3LIX9McXRAmf9G2+0sU0EUJ VLKlg6NnxUUYxVEUuWyOgiCK4+FZNnbKYDGfz2MoQfPGWAbQKOcD/46mxh448IuEwrRHnaNNkrSp NbxhWd1kODbdbXDfYPOJF7boNamZG5/uqrrf9pYtovEOjjrIryX/kcv1EZO/k3PtawwepLZtD49n 8+I9nNuEfnniX/8PAAD//wMAUEsDBBQABgAIAAAAIQBAuKgr4gAAAAsBAAAPAAAAZHJzL2Rvd25y ZXYueG1sTI/BaoNAEIbvhb7DMoXemtVWTWJdQwhtTyHQpFBy2+hEJe6suBs1b9/pqb3NMB//fH+2 mkwrBuxdY0lBOAtAIBW2bKhS8HV4f1qAcF5TqVtLqOCGDlb5/V2m09KO9InD3leCQ8ilWkHtfZdK 6YoajXYz2yHx7Wx7oz2vfSXLXo8cblr5HASJNLoh/lDrDjc1Fpf91Sj4GPW4fgnfhu3lvLkdD/Hu exuiUo8P0/oVhMfJ/8Hwq8/qkLPTyV6pdKJVEMXRklEFcTKPQTAxT6IExImHcBGBzDP5v0P+AwAA //8DAFBLAQItABQABgAIAAAAIQC2gziS/gAAAOEBAAATAAAAAAAAAAAAAAAAAAAAAABbQ29udGVu dF9UeXBlc10ueG1sUEsBAi0AFAAGAAgAAAAhADj9If/WAAAAlAEAAAsAAAAAAAAAAAAAAAAALwEA AF9yZWxzLy5yZWxzUEsBAi0AFAAGAAgAAAAhAOyzWKgtBAAAKgwAAA4AAAAAAAAAAAAAAAAALgIA AGRycy9lMm9Eb2MueG1sUEsBAi0AFAAGAAgAAAAhAEC4qCviAAAACwEAAA8AAAAAAAAAAAAAAAAA hwYAAGRycy9kb3ducmV2LnhtbFBLBQYAAAAABAAEAPMAAACWBwAAAAA= ">
                <v:oval id="Oval 26" style="position:absolute;left:-49471;top:35194;width:15522;height:7749;visibility:visible;mso-wrap-style:square;v-text-anchor:middle" o:spid="_x0000_s1046" filled="f" strokecolor="red" strokeweight="3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QKjHwgAAANsAAAAPAAAAZHJzL2Rvd25yZXYueG1sRI9PawIx FMTvBb9DeEJvNesKUrdG8Q9S25vaQ4+P5HWzunlZNlHXb98IgsdhZn7DTOedq8WF2lB5VjAcZCCI tTcVlwp+Dpu3dxAhIhusPZOCGwWYz3ovUyyMv/KOLvtYigThUKACG2NTSBm0JYdh4Bvi5P351mFM si2lafGa4K6WeZaNpcOK04LFhlaW9Gl/dgrMr/5cT3b5lz2ORt86DhGrJSr12u8WHyAidfEZfrS3 RkE+hvuX9APk7B8AAP//AwBQSwECLQAUAAYACAAAACEA2+H2y+4AAACFAQAAEwAAAAAAAAAAAAAA AAAAAAAAW0NvbnRlbnRfVHlwZXNdLnhtbFBLAQItABQABgAIAAAAIQBa9CxbvwAAABUBAAALAAAA AAAAAAAAAAAAAB8BAABfcmVscy8ucmVsc1BLAQItABQABgAIAAAAIQBqQKjHwgAAANsAAAAPAAAA AAAAAAAAAAAAAAcCAABkcnMvZG93bnJldi54bWxQSwUGAAAAAAMAAwC3AAAA9gIAAAAA ">
                  <v:stroke joinstyle="miter"/>
                </v:oval>
                <v:line id="Straight Connector 27" style="position:absolute;visibility:visible;mso-wrap-style:square" o:spid="_x0000_s1047" strokecolor="red" strokeweight="3pt" o:connectortype="straight" from="-41710,42943" to="-32688,522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41ArxAAAANsAAAAPAAAAZHJzL2Rvd25yZXYueG1sRI9Ba8JA FITvhf6H5QlepG70oDa6SisIliraVO+P7DMbmn0bstuY/ntXEHocZuYbZrHqbCVaanzpWMFomIAg zp0uuVBw+t68zED4gKyxckwK/sjDavn8tMBUuyt/UZuFQkQI+xQVmBDqVEqfG7Loh64mjt7FNRZD lE0hdYPXCLeVHCfJRFosOS4YrGltKP/Jfq2Cz83hfdtOjtn+LE+vH6O8G+DOKNXvdW9zEIG68B9+ tLdawXgK9y/xB8jlDQAA//8DAFBLAQItABQABgAIAAAAIQDb4fbL7gAAAIUBAAATAAAAAAAAAAAA AAAAAAAAAABbQ29udGVudF9UeXBlc10ueG1sUEsBAi0AFAAGAAgAAAAhAFr0LFu/AAAAFQEAAAsA AAAAAAAAAAAAAAAAHwEAAF9yZWxzLy5yZWxzUEsBAi0AFAAGAAgAAAAhAGHjUCvEAAAA2wAAAA8A AAAAAAAAAAAAAAAABwIAAGRycy9kb3ducmV2LnhtbFBLBQYAAAAAAwADALcAAAD4AgAAAAA= ">
                  <v:stroke joinstyle="miter"/>
                </v:line>
                <v:shape id="Text Box 2" style="position:absolute;left:-45855;top:52258;width:26334;height:7286;visibility:visible;mso-wrap-style:square;v-text-anchor:top" o:spid="_x0000_s1048" filled="f" strokecolor="red" strokeweight="3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MS31wQAAANsAAAAPAAAAZHJzL2Rvd25yZXYueG1sRE89a8Mw EN0L/Q/iCt0a2RlKcaKEElKoCxmaZnC3wzpbJtbJWFfH+ffREOj4eN/r7ex7NdEYu8AG8kUGirgO tuPWwOnn4+UNVBRki31gMnClCNvN48MaCxsu/E3TUVqVQjgWaMCJDIXWsXbkMS7CQJy4JoweJcGx 1XbESwr3vV5m2av22HFqcDjQzlF9Pv55A03pvqqpHKrfPpdzk+8PsWQx5vlpfl+BEprlX3x3f1oD yzQ2fUk/QG9uAAAA//8DAFBLAQItABQABgAIAAAAIQDb4fbL7gAAAIUBAAATAAAAAAAAAAAAAAAA AAAAAABbQ29udGVudF9UeXBlc10ueG1sUEsBAi0AFAAGAAgAAAAhAFr0LFu/AAAAFQEAAAsAAAAA AAAAAAAAAAAAHwEAAF9yZWxzLy5yZWxzUEsBAi0AFAAGAAgAAAAhAFYxLfXBAAAA2wAAAA8AAAAA AAAAAAAAAAAABwIAAGRycy9kb3ducmV2LnhtbFBLBQYAAAAAAwADALcAAAD1AgAAAAA= ">
                  <v:textbox>
                    <w:txbxContent>
                      <w:p w:rsidRPr="0084434A" w:rsidR="0084434A" w:rsidP="0084434A" w:rsidRDefault="0084434A" w14:paraId="37FA3E07" w14:textId="4BFAB6F4">
                        <w:pPr>
                          <w:rPr>
                            <w:rFonts w:ascii="Arial" w:hAnsi="Arial" w:cs="Arial"/>
                            <w:sz w:val="20"/>
                            <w:szCs w:val="20"/>
                          </w:rPr>
                        </w:pPr>
                        <w:r>
                          <w:rPr>
                            <w:rFonts w:ascii="Arial" w:hAnsi="Arial" w:cs="Arial"/>
                            <w:color w:val="FF0000"/>
                            <w:sz w:val="20"/>
                            <w:szCs w:val="20"/>
                          </w:rPr>
                          <w:t>Click on Keep selections.</w:t>
                        </w:r>
                      </w:p>
                    </w:txbxContent>
                  </v:textbox>
                </v:shape>
              </v:group>
            </w:pict>
          </mc:Fallback>
        </mc:AlternateContent>
        <mc:AlternateContent>
          <mc:Choice Requires="wpg">
            <w:drawing>
              <wp:anchor distT="0" distB="0" distL="114300" distR="114300" simplePos="0" relativeHeight="251658244" behindDoc="0" locked="0" layoutInCell="1" allowOverlap="1" wp14:anchorId="196E1ACC" wp14:editId="09FB3F68">
                <wp:simplePos x="0" y="0"/>
                <wp:positionH relativeFrom="column">
                  <wp:posOffset>855980</wp:posOffset>
                </wp:positionH>
                <wp:positionV relativeFrom="paragraph">
                  <wp:posOffset>1780540</wp:posOffset>
                </wp:positionV>
                <wp:extent cx="1824990" cy="2823210"/>
                <wp:effectExtent l="19050" t="19050" r="22860" b="15240"/>
                <wp:wrapSquare wrapText="bothSides"/>
                <wp:docPr id="21" name="Group 21"/>
                <wp:cNvGraphicFramePr/>
                <a:graphic xmlns:a="http://schemas.openxmlformats.org/drawingml/2006/main">
                  <a:graphicData uri="http://schemas.microsoft.com/office/word/2010/wordprocessingGroup">
                    <wpg:wgp>
                      <wpg:cNvGrpSpPr/>
                      <wpg:grpSpPr>
                        <a:xfrm>
                          <a:off x="0" y="0"/>
                          <a:ext cx="1824990" cy="2823210"/>
                          <a:chOff x="-4933200" y="-1133526"/>
                          <a:chExt cx="2780419" cy="6964961"/>
                        </a:xfrm>
                      </wpg:grpSpPr>
                      <wps:wsp>
                        <wps:cNvPr id="22" name="Oval 22"/>
                        <wps:cNvSpPr/>
                        <wps:spPr>
                          <a:xfrm>
                            <a:off x="-3179029" y="-1133526"/>
                            <a:ext cx="971929" cy="560118"/>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Connector 23"/>
                        <wps:cNvCnPr>
                          <a:stCxn id="22" idx="4"/>
                          <a:endCxn id="24" idx="0"/>
                        </wps:cNvCnPr>
                        <wps:spPr>
                          <a:xfrm flipH="1">
                            <a:off x="-3542991" y="-573408"/>
                            <a:ext cx="849926" cy="5309482"/>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24" name="Text Box 2"/>
                        <wps:cNvSpPr txBox="1">
                          <a:spLocks noChangeArrowheads="1"/>
                        </wps:cNvSpPr>
                        <wps:spPr bwMode="auto">
                          <a:xfrm>
                            <a:off x="-4933200" y="4736074"/>
                            <a:ext cx="2780419" cy="1095361"/>
                          </a:xfrm>
                          <a:prstGeom prst="rect">
                            <a:avLst/>
                          </a:prstGeom>
                          <a:noFill/>
                          <a:ln w="38100">
                            <a:solidFill>
                              <a:srgbClr val="FF0000"/>
                            </a:solidFill>
                            <a:miter lim="800000"/>
                            <a:headEnd/>
                            <a:tailEnd/>
                          </a:ln>
                        </wps:spPr>
                        <wps:txbx>
                          <w:txbxContent>
                            <w:p w:rsidRPr="00FE780D" w:rsidR="0016253D" w:rsidP="0016253D" w:rsidRDefault="0016253D" w14:paraId="11250016" w14:textId="5E671867">
                              <w:pPr>
                                <w:rPr>
                                  <w:rFonts w:ascii="Arial" w:hAnsi="Arial" w:cs="Arial"/>
                                  <w:sz w:val="20"/>
                                  <w:szCs w:val="20"/>
                                </w:rPr>
                              </w:pPr>
                              <w:r>
                                <w:rPr>
                                  <w:rFonts w:ascii="Arial" w:hAnsi="Arial" w:cs="Arial"/>
                                  <w:color w:val="FF0000"/>
                                  <w:sz w:val="20"/>
                                  <w:szCs w:val="20"/>
                                </w:rPr>
                                <w:t xml:space="preserve">Click on With in the pop-up box that appears.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21" style="position:absolute;margin-left:67.4pt;margin-top:140.2pt;width:143.7pt;height:222.3pt;z-index:251658244;mso-width-relative:margin;mso-height-relative:margin" coordsize="27804,69649" coordorigin="-49332,-11335" o:spid="_x0000_s1049" w14:anchorId="196E1AC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IlC/MwQAADgMAAAOAAAAZHJzL2Uyb0RvYy54bWy8Vttu4zYQfS/QfyD4nlg3XyREWbjedVog 3QRNin2mKcoSSpEqyURKv75DUlIc21gE2yJ+kHkZznAOZ87M1ae+4eiZKV1LkePwMsCICSqLWuxz /Ofj9mKFkTZEFIRLwXL8wjT+dP3zT1ddm7FIVpIXTCFQInTWtTmujGmz2UzTijVEX8qWCdgspWqI ganazwpFOtDe8FkUBItZJ1XRKkmZ1rD62W/ia6e/LBk1d2WpmUE8x3A3477KfXf2O7u+Itlekbaq 6XAN8gO3aEgtwOik6jMxBD2p+kRVU1MltSzNJZXNTJZlTZnzAbwJgyNvbpR8ap0v+6zbtxNMAO0R Tj+sln59vlHtQ3uvAImu3QMWbmZ96UvV2H+4JeodZC8TZKw3iMJiuIqSNAVkKexFqyiOwgFUWgHy 9txFksYxvBVGIHIRhnE8jxYeeFp9GfREy1WQhKnXs0gXSboIrcxsvMbszeW6FsJFvyKi/xsiDxVp mQNaZ4DIvUJ1Ae5EGAnSQNTePROOYOowciITYjrTAN4ZuC7icJkGEbh04vYIXroMUytgsZsvgjBc vXGZZK3S5obJBtlBjhnndavtRUlGnm+18QCNUnZZyG3NOayTjAvU5ThehQC9nWvJ68Luuona7zZc IXAsx9ttAL/B9oEYgM8FvIFF23vpRuaFM2/gD1YCUvDGkbdgs5ZNagmlTJjQb1WkYN7a/NDYeMK9 NBeg0Gou4ZaT7kHBKOmVjLo9AoO8Pcpc0k+HB9e/d3g64SxLYabDTS2kOucZB68Gy15+BMlDY1Ha yeIF4khJTzm6pdsaHvGWaHNPFHAM5APwprmDT8klvJQcRhhVUv1zbt3KQ6DDLkYdcFaO9d9PRDGM +G8CUiANk8SSnJsk82UEE3W4szvcEU/NRsLrh8DQLXVDK2/4OCyVbL4Bva6tVdgigoLtHFOjxsnG eC4FgqZsvXZiQGwtMbfioaVWuUXVRuhj/42odohkAynwVY5pdxLNXtaeFHL9ZGRZu1B/xXXAGyjA stZHcEE8csGDUaTeVwZtpBBQX6RCUXzADBvh6UCbTS8mHnFZklgxCFFRTFsJ9gnks8+6AvzjVdjJ IbegErL/1xHSgZQv4nkSpSm8oWWZ+TJOAkciYGVg1hXwM/CtJ5k4SJOV47GJWE9YhtfiuxTzkbzy jtw/TxrvyPuPJg3Tv5M0LLMMQf1R0Q1h6Cvdow2bX2SPjosdMj0sj9Gn21tJ/9JIyE1FxJ6tlZJd xUgBLOS9HELZ1knvhA1ltOt+lwUUVAJJ7ZjhqMd40ysky3gRLMekOdcohEE6j48ahZN4VpCkztZH lEySNbWBjpbXTY5XttIN7ZAF54soHAEYUnM/Pl9hTb/rHXO4NskieVRN/t9CMPK6OWL1d/Kv68yg PXUlfGilbf97OHcR/drwX/8LAAD//wMAUEsDBBQABgAIAAAAIQDNuV1e4QAAAAsBAAAPAAAAZHJz L2Rvd25yZXYueG1sTI/BasMwEETvhf6D2EJvjWTFaYNrOYTQ9hQKTQohN8Xa2CaWZCzFdv6+21N7 HGaYeZOvJtuyAfvQeKcgmQlg6EpvGlcp+N6/Py2Bhaid0a13qOCGAVbF/V2uM+NH94XDLlaMSlzI tII6xi7jPJQ1Wh1mvkNH3tn3VkeSfcVNr0cqty2XQjxzqxtHC7XucFNjedldrYKPUY/refI2bC/n ze24X3wetgkq9fgwrV+BRZziXxh+8QkdCmI6+aszgbWk5ymhRwVyKVJglEillMBOCl7kQgAvcv7/ Q/EDAAD//wMAUEsBAi0AFAAGAAgAAAAhALaDOJL+AAAA4QEAABMAAAAAAAAAAAAAAAAAAAAAAFtD b250ZW50X1R5cGVzXS54bWxQSwECLQAUAAYACAAAACEAOP0h/9YAAACUAQAACwAAAAAAAAAAAAAA AAAvAQAAX3JlbHMvLnJlbHNQSwECLQAUAAYACAAAACEAWSJQvzMEAAA4DAAADgAAAAAAAAAAAAAA AAAuAgAAZHJzL2Uyb0RvYy54bWxQSwECLQAUAAYACAAAACEAzbldXuEAAAALAQAADwAAAAAAAAAA AAAAAACNBgAAZHJzL2Rvd25yZXYueG1sUEsFBgAAAAAEAAQA8wAAAJsHAAAAAA== ">
                <v:oval id="Oval 22" style="position:absolute;left:-31790;top:-11335;width:9719;height:5601;visibility:visible;mso-wrap-style:square;v-text-anchor:middle" o:spid="_x0000_s1050" filled="f" strokecolor="red" strokeweight="3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e67EwwAAANsAAAAPAAAAZHJzL2Rvd25yZXYueG1sRI/NasMw EITvgb6D2EJviWwHQutEMUlKadpbfg45LtLGcmKtjKUm7ttXhUKPw8x8wyyqwbXiRn1oPCvIJxkI Yu1Nw7WC4+Ft/AwiRGSDrWdS8E0BquXDaIGl8Xfe0W0fa5EgHEpUYGPsSimDtuQwTHxHnLyz7x3G JPtamh7vCe5aWWTZTDpsOC1Y7GhjSV/3X06BOen315dd8WEv0+mnjjlis0alnh6H1RxEpCH+h//a W6OgKOD3S/oBcvkDAAD//wMAUEsBAi0AFAAGAAgAAAAhANvh9svuAAAAhQEAABMAAAAAAAAAAAAA AAAAAAAAAFtDb250ZW50X1R5cGVzXS54bWxQSwECLQAUAAYACAAAACEAWvQsW78AAAAVAQAACwAA AAAAAAAAAAAAAAAfAQAAX3JlbHMvLnJlbHNQSwECLQAUAAYACAAAACEAFXuuxMMAAADbAAAADwAA AAAAAAAAAAAAAAAHAgAAZHJzL2Rvd25yZXYueG1sUEsFBgAAAAADAAMAtwAAAPcCAAAAAA== ">
                  <v:stroke joinstyle="miter"/>
                </v:oval>
                <v:line id="Straight Connector 23" style="position:absolute;flip:x;visibility:visible;mso-wrap-style:square" o:spid="_x0000_s1051" strokecolor="red" strokeweight="3pt" o:connectortype="straight" from="-35429,-5734" to="-26930,473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I7dMwwAAANsAAAAPAAAAZHJzL2Rvd25yZXYueG1sRI9PawIx FMTvgt8hvEJvmq0Wka1RRFAE24N/8PzcvG4WNy9LEne3374pFDwOM/MbZrHqbS1a8qFyrOBtnIEg LpyuuFRwOW9HcxAhImusHZOCHwqwWg4HC8y16/hI7SmWIkE45KjAxNjkUobCkMUwdg1x8r6dtxiT 9KXUHrsEt7WcZNlMWqw4LRhsaGOouJ8eNlF6f+vM4dB87fz+enxv59nt+qnU60u//gARqY/P8H97 rxVMpvD3Jf0AufwFAAD//wMAUEsBAi0AFAAGAAgAAAAhANvh9svuAAAAhQEAABMAAAAAAAAAAAAA AAAAAAAAAFtDb250ZW50X1R5cGVzXS54bWxQSwECLQAUAAYACAAAACEAWvQsW78AAAAVAQAACwAA AAAAAAAAAAAAAAAfAQAAX3JlbHMvLnJlbHNQSwECLQAUAAYACAAAACEAHSO3TMMAAADbAAAADwAA AAAAAAAAAAAAAAAHAgAAZHJzL2Rvd25yZXYueG1sUEsFBgAAAAADAAMAtwAAAPcCAAAAAA== ">
                  <v:stroke joinstyle="miter"/>
                </v:line>
                <v:shape id="Text Box 2" style="position:absolute;left:-49332;top:47360;width:27805;height:10954;visibility:visible;mso-wrap-style:square;v-text-anchor:top" o:spid="_x0000_s1052" filled="f" strokecolor="red" strokeweight="3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fCfwxAAAANsAAAAPAAAAZHJzL2Rvd25yZXYueG1sRI9BS8NA FITvgv9heYI3u0mRImm3pRQFI3ho9dDeHtmXbGj2bcg+0/jv3ULB4zAz3zCrzeQ7NdIQ28AG8lkG irgKtuXGwPfX29MLqCjIFrvAZOCXImzW93crLGy48J7GgzQqQTgWaMCJ9IXWsXLkMc5CT5y8Ogwe Jcmh0XbAS4L7Ts+zbKE9tpwWHPa0c1SdDz/eQF26j+NY9sdTl8u5zl8/Y8lizOPDtF2CEprkP3xr v1sD82e4fkk/QK//AAAA//8DAFBLAQItABQABgAIAAAAIQDb4fbL7gAAAIUBAAATAAAAAAAAAAAA AAAAAAAAAABbQ29udGVudF9UeXBlc10ueG1sUEsBAi0AFAAGAAgAAAAhAFr0LFu/AAAAFQEAAAsA AAAAAAAAAAAAAAAAHwEAAF9yZWxzLy5yZWxzUEsBAi0AFAAGAAgAAAAhANd8J/DEAAAA2wAAAA8A AAAAAAAAAAAAAAAABwIAAGRycy9kb3ducmV2LnhtbFBLBQYAAAAAAwADALcAAAD4AgAAAAA= ">
                  <v:textbox>
                    <w:txbxContent>
                      <w:p w:rsidRPr="00FE780D" w:rsidR="0016253D" w:rsidP="0016253D" w:rsidRDefault="0016253D" w14:paraId="11250016" w14:textId="5E671867">
                        <w:pPr>
                          <w:rPr>
                            <w:rFonts w:ascii="Arial" w:hAnsi="Arial" w:cs="Arial"/>
                            <w:sz w:val="20"/>
                            <w:szCs w:val="20"/>
                          </w:rPr>
                        </w:pPr>
                        <w:r>
                          <w:rPr>
                            <w:rFonts w:ascii="Arial" w:hAnsi="Arial" w:cs="Arial"/>
                            <w:color w:val="FF0000"/>
                            <w:sz w:val="20"/>
                            <w:szCs w:val="20"/>
                          </w:rPr>
                          <w:t xml:space="preserve">Click on With in the pop-up box that appears.</w:t>
                        </w:r>
                      </w:p>
                    </w:txbxContent>
                  </v:textbox>
                </v:shape>
                <w10:wrap type="square"/>
              </v:group>
            </w:pict>
          </mc:Fallback>
        </mc:AlternateContent>
      </w:r>
      <w:r>
        <w:rPr>
          <w:rFonts w:ascii="Arial" w:hAnsi="Arial" w:cs="Arial"/>
          <w:b/>
          <w:i/>
        </w:rPr>
        <w:br w:type="page"/>
      </w:r>
    </w:p>
    <w:p w:rsidRPr="006E3F62" w:rsidR="0016253D" w:rsidP="00235E5A" w:rsidRDefault="0016253D" w14:paraId="7E495330" w14:textId="20F3D3C1">
      <w:pPr>
        <w:spacing w:after="120" w:line="280" w:lineRule="atLeast"/>
        <w:rPr>
          <w:rFonts w:ascii="Arial" w:hAnsi="Arial" w:cs="Arial"/>
          <w:b/>
          <w:i/>
        </w:rPr>
      </w:pPr>
      <w:r>
        <w:rPr>
          <w:rFonts w:ascii="Arial" w:hAnsi="Arial" w:cs="Arial"/>
          <w:b/>
          <w:i/>
        </w:rPr>
        <w:lastRenderedPageBreak/>
        <w:t xml:space="preserve">Step 3 </w:t>
      </w:r>
      <w:r>
        <w:rPr>
          <w:rFonts w:ascii="Arial" w:hAnsi="Arial" w:cs="Arial"/>
          <w:i/>
        </w:rPr>
        <w:t xml:space="preserve">(see Screenshot No. 3)</w:t>
      </w:r>
      <w:r>
        <w:rPr>
          <w:rFonts w:ascii="Arial" w:hAnsi="Arial" w:cs="Arial"/>
          <w:b/>
          <w:i/>
        </w:rPr>
        <w:t>:</w:t>
      </w:r>
    </w:p>
    <w:p w:rsidRPr="006E3F62" w:rsidR="00B10D74" w:rsidP="12FC2B0F" w:rsidRDefault="4E4EDF25" w14:paraId="48AB05CB" w14:textId="1D9B552C">
      <w:pPr>
        <w:pStyle w:val="ListParagraph"/>
        <w:spacing w:after="120" w:line="280" w:lineRule="atLeast"/>
        <w:rPr>
          <w:rFonts w:ascii="Arial" w:hAnsi="Arial" w:cs="Arial"/>
        </w:rPr>
      </w:pPr>
      <w:r>
        <w:rPr>
          <w:rFonts w:ascii="Arial" w:hAnsi="Arial" w:cs="Arial"/>
          <w:noProof/>
        </w:rPr>
        <w:drawing>
          <wp:inline distT="0" distB="0" distL="0" distR="0" wp14:anchorId="649800B4" wp14:editId="2871E017">
            <wp:extent cx="3257706" cy="2643302"/>
            <wp:effectExtent l="19050" t="19050" r="17780" b="1778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pic:nvPicPr>
                  <pic:blipFill>
                    <a:blip r:embed="rId20">
                      <a:extLst>
                        <a:ext uri="{28A0092B-C50C-407E-A947-70E740481C1C}">
                          <a14:useLocalDpi xmlns:a14="http://schemas.microsoft.com/office/drawing/2010/main" val="0"/>
                        </a:ext>
                      </a:extLst>
                    </a:blip>
                    <a:stretch>
                      <a:fillRect/>
                    </a:stretch>
                  </pic:blipFill>
                  <pic:spPr>
                    <a:xfrm>
                      <a:off x="0" y="0"/>
                      <a:ext cx="3257706" cy="2643302"/>
                    </a:xfrm>
                    <a:prstGeom prst="rect">
                      <a:avLst/>
                    </a:prstGeom>
                    <a:ln w="12700">
                      <a:solidFill>
                        <a:schemeClr val="tx1"/>
                      </a:solidFill>
                    </a:ln>
                  </pic:spPr>
                </pic:pic>
              </a:graphicData>
            </a:graphic>
          </wp:inline>
        </w:drawing>
      </w:r>
    </w:p>
    <w:p w:rsidRPr="006E3F62" w:rsidR="00B10D74" w:rsidP="12FC2B0F" w:rsidRDefault="00B10D74" w14:paraId="3B9D12D1" w14:textId="6A63107C">
      <w:pPr>
        <w:pStyle w:val="ListParagraph"/>
        <w:spacing w:after="120" w:line="280" w:lineRule="atLeast"/>
        <w:rPr>
          <w:rFonts w:ascii="Arial" w:hAnsi="Arial" w:cs="Arial"/>
        </w:rPr>
      </w:pPr>
    </w:p>
    <w:p w:rsidRPr="006E3F62" w:rsidR="00B10D74" w:rsidP="00235E5A" w:rsidRDefault="008F76F8" w14:paraId="7AEE734E" w14:textId="502697FC">
      <w:pPr>
        <w:pStyle w:val="ListParagraph"/>
        <w:numPr>
          <w:ilvl w:val="0"/>
          <w:numId w:val="20"/>
        </w:numPr>
        <w:spacing w:after="120" w:line="280" w:lineRule="atLeast"/>
        <w:rPr>
          <w:rFonts w:ascii="Arial" w:hAnsi="Arial" w:cs="Arial"/>
        </w:rPr>
      </w:pPr>
      <w:r>
        <w:rPr>
          <w:rFonts w:ascii="Arial" w:hAnsi="Arial" w:cs="Arial"/>
        </w:rPr>
        <w:t xml:space="preserve">Ensure you have completed Step 2 from the previous page.</w:t>
      </w:r>
    </w:p>
    <w:p w:rsidRPr="006E3F62" w:rsidR="12FC2B0F" w:rsidP="12FC2B0F" w:rsidRDefault="12FC2B0F" w14:paraId="2AD259FC" w14:textId="4DDED9A7">
      <w:pPr>
        <w:pStyle w:val="ListParagraph"/>
        <w:spacing w:after="120" w:line="280" w:lineRule="atLeast"/>
        <w:rPr>
          <w:rFonts w:ascii="Arial" w:hAnsi="Arial" w:cs="Arial"/>
        </w:rPr>
      </w:pPr>
    </w:p>
    <w:p w:rsidRPr="006E3F62" w:rsidR="00EB76E1" w:rsidP="00235E5A" w:rsidRDefault="00B10D74" w14:paraId="5E096680" w14:textId="7748B00F">
      <w:pPr>
        <w:pStyle w:val="ListParagraph"/>
        <w:numPr>
          <w:ilvl w:val="0"/>
          <w:numId w:val="20"/>
        </w:numPr>
        <w:spacing w:after="120" w:line="280" w:lineRule="atLeast"/>
        <w:rPr>
          <w:rFonts w:ascii="Arial" w:hAnsi="Arial" w:cs="Arial"/>
        </w:rPr>
      </w:pPr>
      <w:del w:author="Claude" w:date="2026-09-04T22:00:00Z" w:id="600000007">
        <w:r>
          <w:rPr>
            <w:rFonts w:ascii="Arial" w:hAnsi="Arial" w:cs="Arial"/>
          </w:rPr>
          <w:delText xml:space="preserve">Click the + symbol next to Variants multiple times (until the + symbol disappears) to reveal all the paths (variants) associated with the 117 revenue transactions for which credit was denied by the sales manager.</w:delText>
        </w:r>
      </w:del>
      <w:ins w:author="Claude" w:date="2026-09-04T22:00:00Z" w:id="600000008">
        <w:r>
          <w:rPr>
            <w:rFonts w:ascii="Arial" w:hAnsi="Arial" w:cs="Arial"/>
          </w:rPr>
          <w:t xml:space="preserve">The variant list automatically updates to show all the paths (variants) associated with the 117 revenue transactions for which credit was denied by the sales manager — no further clicks are needed.</w:t>
        </w:r>
      </w:ins>
      <w:r>
        <w:rPr>
          <w:rFonts w:ascii="Arial" w:hAnsi="Arial" w:cs="Arial"/>
          <w:noProof/>
        </w:rPr>
        <w:t xml:space="preserve"> </w:t>
      </w:r>
    </w:p>
    <w:p w:rsidRPr="006E3F62" w:rsidR="00F20923" w:rsidP="00235E5A" w:rsidRDefault="00FB0D98" w14:paraId="29AE2554" w14:textId="4201810C">
      <w:pPr>
        <w:pStyle w:val="ListParagraph"/>
        <w:numPr>
          <w:ilvl w:val="0"/>
          <w:numId w:val="20"/>
        </w:numPr>
        <w:spacing w:after="120" w:line="280" w:lineRule="atLeast"/>
        <w:rPr>
          <w:rFonts w:ascii="Arial" w:hAnsi="Arial" w:cs="Arial"/>
        </w:rPr>
      </w:pPr>
      <w:r>
        <w:rPr>
          <w:rFonts w:ascii="Arial" w:hAnsi="Arial" w:cs="Arial"/>
        </w:rPr>
        <w:t xml:space="preserve">The resulting dashboard should look similar to Screenshot No. 3. </w:t>
      </w:r>
    </w:p>
    <w:p w:rsidRPr="00B82F95" w:rsidR="00B20B07" w:rsidP="00B82F95" w:rsidRDefault="00DD230A" w14:paraId="18DABF6A" w14:textId="310A7446">
      <w:pPr>
        <w:pStyle w:val="ListParagraph"/>
        <w:spacing w:after="120" w:line="280" w:lineRule="atLeast"/>
        <w:rPr>
          <w:rFonts w:ascii="Arial" w:hAnsi="Arial" w:cs="Arial"/>
        </w:rPr>
        <w:sectPr w:rsidRPr="00B82F95" w:rsidR="00B20B07">
          <w:headerReference w:type="default" r:id="rId21"/>
          <w:footerReference w:type="default" r:id="rId22"/>
          <w:headerReference w:type="first" r:id="rId23"/>
          <w:footerReference w:type="first" r:id="rId24"/>
          <w:pgSz w:w="12240" w:h="15840" w:orient="portrait"/>
          <w:pgMar w:top="1440" w:right="1440" w:bottom="1440" w:left="1440" w:header="720" w:footer="720" w:gutter="0"/>
          <w:cols w:space="720"/>
          <w:docGrid w:linePitch="360"/>
        </w:sectPr>
      </w:pPr>
      <w:r>
        <w:rPr>
          <w:rFonts w:ascii="Arial" w:hAnsi="Arial" w:cs="Arial"/>
          <w:noProof/>
        </w:rPr>
        <mc:AlternateContent>
          <mc:Choice Requires="wpg">
            <w:drawing>
              <wp:anchor distT="0" distB="0" distL="114300" distR="114300" simplePos="0" relativeHeight="251659269" behindDoc="0" locked="0" layoutInCell="1" allowOverlap="1" wp14:anchorId="490CCC3B" wp14:editId="7A3AB1D4">
                <wp:simplePos x="0" y="0"/>
                <wp:positionH relativeFrom="page">
                  <wp:posOffset>290032</wp:posOffset>
                </wp:positionH>
                <wp:positionV relativeFrom="paragraph">
                  <wp:posOffset>1264304</wp:posOffset>
                </wp:positionV>
                <wp:extent cx="3016886" cy="2156906"/>
                <wp:effectExtent l="19050" t="19050" r="12065" b="15240"/>
                <wp:wrapNone/>
                <wp:docPr id="87376401" name="Group 30"/>
                <wp:cNvGraphicFramePr/>
                <a:graphic xmlns:a="http://schemas.openxmlformats.org/drawingml/2006/main">
                  <a:graphicData uri="http://schemas.microsoft.com/office/word/2010/wordprocessingGroup">
                    <wpg:wgp>
                      <wpg:cNvGrpSpPr/>
                      <wpg:grpSpPr>
                        <a:xfrm>
                          <a:off x="0" y="0"/>
                          <a:ext cx="3016886" cy="2156906"/>
                          <a:chOff x="494806" y="1747190"/>
                          <a:chExt cx="3016886" cy="2156906"/>
                        </a:xfrm>
                      </wpg:grpSpPr>
                      <wps:wsp>
                        <wps:cNvPr id="974280157" name="Straight Arrow Connector 974280157"/>
                        <wps:cNvCnPr/>
                        <wps:spPr>
                          <a:xfrm flipH="1" flipV="1">
                            <a:off x="1894156" y="2681946"/>
                            <a:ext cx="954031" cy="1047026"/>
                          </a:xfrm>
                          <a:prstGeom prst="straightConnector1">
                            <a:avLst/>
                          </a:prstGeom>
                          <a:ln w="38100">
                            <a:solidFill>
                              <a:srgbClr val="FF0000"/>
                            </a:solidFill>
                          </a:ln>
                        </wps:spPr>
                        <wps:style>
                          <a:lnRef idx="1">
                            <a:schemeClr val="accent1"/>
                          </a:lnRef>
                          <a:fillRef idx="0">
                            <a:schemeClr val="accent1"/>
                          </a:fillRef>
                          <a:effectRef idx="0">
                            <a:scrgbClr r="0" g="0" b="0"/>
                          </a:effectRef>
                          <a:fontRef idx="minor">
                            <a:schemeClr val="tx1"/>
                          </a:fontRef>
                        </wps:style>
                        <wps:bodyPr/>
                      </wps:wsp>
                      <wps:wsp>
                        <wps:cNvPr id="1068237557" name="Rectangle 1068237557"/>
                        <wps:cNvSpPr>
                          <a:spLocks noChangeArrowheads="1"/>
                        </wps:cNvSpPr>
                        <wps:spPr>
                          <a:xfrm>
                            <a:off x="494806" y="1747190"/>
                            <a:ext cx="1809503" cy="934721"/>
                          </a:xfrm>
                          <a:prstGeom prst="rect">
                            <a:avLst/>
                          </a:prstGeom>
                          <a:noFill/>
                          <a:ln w="38100">
                            <a:solidFill>
                              <a:srgbClr val="FF0000"/>
                            </a:solidFill>
                            <a:miter/>
                          </a:ln>
                        </wps:spPr>
                        <wps:txbx>
                          <w:txbxContent>
                            <w:p w:rsidR="0092762C" w:rsidP="0092762C" w:rsidRDefault="0092762C" w14:paraId="302C6C38" w14:textId="77777777">
                              <w:pPr>
                                <w:spacing w:line="256" w:lineRule="auto"/>
                                <w:rPr>
                                  <w:rFonts w:ascii="Arial" w:hAnsi="Arial" w:cs="Arial"/>
                                  <w:color w:val="FF0000"/>
                                  <w:sz w:val="20"/>
                                  <w:szCs w:val="20"/>
                                </w:rPr>
                              </w:pPr>
                              <w:r>
                                <w:rPr>
                                  <w:rFonts w:ascii="Arial" w:hAnsi="Arial" w:cs="Arial"/>
                                  <w:color w:val="FF0000"/>
                                  <w:sz w:val="20"/>
                                  <w:szCs w:val="20"/>
                                </w:rPr>
                                <w:t>Click “+” by Variants to reveal more paths that revenue transactions traveled through BWF’s accounting and IT system.</w:t>
                              </w:r>
                            </w:p>
                          </w:txbxContent>
                        </wps:txbx>
                        <wps:bodyPr wrap="square" lIns="91440" tIns="45720" rIns="91440" bIns="45720" anchor="t">
                          <a:noAutofit/>
                        </wps:bodyPr>
                      </wps:wsp>
                      <wps:wsp>
                        <wps:cNvPr id="523966209" name="Oval 523966209"/>
                        <wps:cNvSpPr/>
                        <wps:spPr>
                          <a:xfrm>
                            <a:off x="2780986" y="3686984"/>
                            <a:ext cx="730706" cy="217112"/>
                          </a:xfrm>
                          <a:prstGeom prst="ellipse">
                            <a:avLst/>
                          </a:prstGeom>
                          <a:noFill/>
                          <a:ln w="38100">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g:wgp>
                  </a:graphicData>
                </a:graphic>
                <wp14:sizeRelH relativeFrom="page">
                  <wp14:pctWidth>0</wp14:pctWidth>
                </wp14:sizeRelH>
                <wp14:sizeRelV relativeFrom="page">
                  <wp14:pctHeight>0</wp14:pctHeight>
                </wp14:sizeRelV>
              </wp:anchor>
            </w:drawing>
          </mc:Choice>
          <mc:Fallback>
            <w:pict>
              <v:group id="Group 30" style="position:absolute;left:0;text-align:left;margin-left:22.85pt;margin-top:99.55pt;width:237.55pt;height:169.85pt;z-index:251659269;mso-position-horizontal-relative:page" coordsize="30168,21569" coordorigin="4948,17471" o:spid="_x0000_s1053" w14:anchorId="490CCC3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k/MKvAMAAAcLAAAOAAAAZHJzL2Uyb0RvYy54bWzEVttu3DYQfS/QfyD0XovUanWD10HgdN0C RmPETd65FHVBKVIlaWv99xlSl5WTNRKkgbsPWt5mOHN45pCXb46dQI9cm1bJXUAucIC4ZKpsZb0L Pv69/y0LkLFUllQoyXfBEzfBm6tff7kc+oJHqlGi5BqBE2mKod8FjbV9EYaGNbyj5kL1XMJkpXRH LXR1HZaaDuC9E2GEcRIOSpe9VowbA6PvxsngyvuvKs7s+6oy3CKxCyA267/afw/uG15d0qLWtG9a NoVBfyCKjrYSNl1cvaOWogfdfuWqa5lWRlX2gqkuVFXVMu5zgGwI/iKbG60eep9LXQx1v8AE0H6B 0w+7ZX893uj+vr/TgMTQ14CF77lcjpXu3D9EiY4esqcFMn60iMHgBpMky5IAMZiLyDbJcTKCyhpA 3tnFeZzBIIIFJI1Tkk+os+b3bzgJ5xjCZ5ENPXDFnOAw/w2O+4b23KNsCoDjTqO23AV5GkcZJts0 QJJ2wNx7q2lbNxa91VoN6FpJCexSGp1Wegi9k2s5AWoKA9jOaKJKtP0fgEPgW59ca4UwyfIYIPRQ RUlG8njCckY738Z4A8YObILjFEd+wYITLXpt7A1XHXKNXWCmoJdox/3o462xEC0YzgYuDCHRAEea EYx9WEaJtty3QrhJo+vDtdDokUIp7fcYfu6gwcVqGfSEhEF3RGPivmWfBB83+MArgBdYMQbi65wv biljXFoy+RUSVjuzCkJYDKfQnEC8ZDitd6bca8BXxlMuoxBAOYE0zHIAKSxGfnMl7WLftVLpEZvn AdjjHHU1rp9BGFN3KBxU+eRZ4dEBAruCewUmE5xk0Sbdnqj8AYhLZS04Ws2dyOvUwGVu+lvF/jFI qusGlnNP/IbTEgpuzNbFDyUzGviTXpHduZik4yUJmHlNMpxv8WYkdr6J02hGc9agmaYTrzVk4I/h BSZL5WgLKf0MUtOiay13Anme3vZ4OHrNSB1xT0eNBrhXoAb/faCaB0j8KQG4nMSxu4h8J96mEXT0 euawnqGSNQpYOiYr1dsHq6rWl+5pn4lqr8eobbTJkyTC+ayN70EU0Gn0OZWm3loHV9SIUjh7d4GA pG2SLMmz2KEIRThdDukGp+76GC+YlJBokocXqMEFaKxxgk6L12DHeU6YM5IXnROOWfJcuKahJR8F drvW11lqJgKeU8XvkNP/QRXFouXfUEVkerZv4cq6pcbeUQ1vMKiLn1c/zI6q/R0V5N8a8NryYE8v Q/ecW/d9xZ3er1efAQAA//8DAFBLAwQUAAYACAAAACEAClioz+EAAAAKAQAADwAAAGRycy9kb3du cmV2LnhtbEyPQU/DMAyF70j8h8hI3FjajUJXmk7TBJymSWxIiFvWeG21xqmarO3+PeYEN9vv6fl7 +WqyrRiw940jBfEsAoFUOtNQpeDz8PaQgvBBk9GtI1RwRQ+r4vYm15lxI33gsA+V4BDymVZQh9Bl UvqyRqv9zHVIrJ1cb3Xgta+k6fXI4baV8yh6klY3xB9q3eGmxvK8v1gF76Me14v4ddieT5vr9yHZ fW1jVOr+blq/gAg4hT8z/OIzOhTMdHQXMl60Ch6TZ3byfbmMQbAhmUfc5cjDIk1BFrn8X6H4AQAA //8DAFBLAQItABQABgAIAAAAIQC2gziS/gAAAOEBAAATAAAAAAAAAAAAAAAAAAAAAABbQ29udGVu dF9UeXBlc10ueG1sUEsBAi0AFAAGAAgAAAAhADj9If/WAAAAlAEAAAsAAAAAAAAAAAAAAAAALwEA AF9yZWxzLy5yZWxzUEsBAi0AFAAGAAgAAAAhADCT8wq8AwAABwsAAA4AAAAAAAAAAAAAAAAALgIA AGRycy9lMm9Eb2MueG1sUEsBAi0AFAAGAAgAAAAhAApYqM/hAAAACgEAAA8AAAAAAAAAAAAAAAAA FgYAAGRycy9kb3ducmV2LnhtbFBLBQYAAAAABAAEAPMAAAAkBwAAAAA= ">
                <v:shapetype id="_x0000_t32" coordsize="21600,21600" o:oned="t" filled="f" o:spt="32" path="m,l21600,21600e">
                  <v:path fillok="f" arrowok="t" o:connecttype="none"/>
                  <o:lock v:ext="edit" shapetype="t"/>
                </v:shapetype>
                <v:shape id="Straight Arrow Connector 974280157" style="position:absolute;left:18941;top:26819;width:9540;height:10470;flip:x y;visibility:visible;mso-wrap-style:square" o:spid="_x0000_s1054" strokecolor="red" strokeweight="3pt" o:connectortype="straight" type="#_x0000_t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M4I4ygAAAOIAAAAPAAAAZHJzL2Rvd25yZXYueG1sRI9BawIx FITvQv9DeAVvmlVstVujiFBohR5Mq/T42Lxutm5elk3qrv/eCIUeh5n5hlmue1eLM7Wh8qxgMs5A EBfeVFwq+Px4GS1AhIhssPZMCi4UYL26GywxN77jPZ11LEWCcMhRgY2xyaUMhSWHYewb4uR9+9Zh TLItpWmxS3BXy2mWPUqHFacFiw1tLRUn/esU6IPe1Lttc/zpdRfevsi+n3Cv1PC+3zyDiNTH//Bf +9UoeJrPpots8jCH26V0B+TqCgAA//8DAFBLAQItABQABgAIAAAAIQDb4fbL7gAAAIUBAAATAAAA AAAAAAAAAAAAAAAAAABbQ29udGVudF9UeXBlc10ueG1sUEsBAi0AFAAGAAgAAAAhAFr0LFu/AAAA FQEAAAsAAAAAAAAAAAAAAAAAHwEAAF9yZWxzLy5yZWxzUEsBAi0AFAAGAAgAAAAhABYzgjjKAAAA 4gAAAA8AAAAAAAAAAAAAAAAABwIAAGRycy9kb3ducmV2LnhtbFBLBQYAAAAAAwADALcAAAD+AgAA AAA= ">
                  <v:stroke joinstyle="miter"/>
                </v:shape>
                <v:rect id="Rectangle 1068237557" style="position:absolute;left:4948;top:17471;width:18095;height:9348;visibility:visible;mso-wrap-style:square;v-text-anchor:top" o:spid="_x0000_s1055" filled="f" strokecolor="red" strokeweight="3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x54xwAAAOMAAAAPAAAAZHJzL2Rvd25yZXYueG1sRE/NasJA EL4LfYdlBG+6MaKxqauooLV40hZ6HbPTJDQ7G7IbjW/vFoQe5/ufxaozlbhS40rLCsajCARxZnXJ uYKvz91wDsJ5ZI2VZVJwJwer5Utvgam2Nz7R9exzEULYpaig8L5OpXRZQQbdyNbEgfuxjUEfziaX usFbCDeVjKNoJg2WHBoKrGlbUPZ7bo2CSyY33f69fv2IT+2Rjt/oLy0qNeh36zcQnjr/L366DzrM j2bzeJJMpwn8/RQAkMsHAAAA//8DAFBLAQItABQABgAIAAAAIQDb4fbL7gAAAIUBAAATAAAAAAAA AAAAAAAAAAAAAABbQ29udGVudF9UeXBlc10ueG1sUEsBAi0AFAAGAAgAAAAhAFr0LFu/AAAAFQEA AAsAAAAAAAAAAAAAAAAAHwEAAF9yZWxzLy5yZWxzUEsBAi0AFAAGAAgAAAAhAL5THnjHAAAA4wAA AA8AAAAAAAAAAAAAAAAABwIAAGRycy9kb3ducmV2LnhtbFBLBQYAAAAAAwADALcAAAD7AgAAAAA= ">
                  <v:textbox>
                    <w:txbxContent>
                      <w:p w:rsidR="0092762C" w:rsidP="0092762C" w:rsidRDefault="0092762C" w14:paraId="302C6C38" w14:textId="77777777">
                        <w:pPr>
                          <w:spacing w:line="256" w:lineRule="auto"/>
                          <w:rPr>
                            <w:rFonts w:ascii="Arial" w:hAnsi="Arial" w:cs="Arial"/>
                            <w:color w:val="FF0000"/>
                            <w:sz w:val="20"/>
                            <w:szCs w:val="20"/>
                          </w:rPr>
                        </w:pPr>
                        <w:r>
                          <w:rPr>
                            <w:rFonts w:ascii="Arial" w:hAnsi="Arial" w:cs="Arial"/>
                            <w:color w:val="FF0000"/>
                            <w:sz w:val="20"/>
                            <w:szCs w:val="20"/>
                          </w:rPr>
                          <w:t>Click “+” by Variants to reveal more paths that revenue transactions traveled through BWF’s accounting and IT system.</w:t>
                        </w:r>
                      </w:p>
                    </w:txbxContent>
                  </v:textbox>
                </v:rect>
                <v:oval id="Oval 523966209" style="position:absolute;left:27809;top:36869;width:7307;height:2171;visibility:visible;mso-wrap-style:square;v-text-anchor:middle" o:spid="_x0000_s1056" filled="f" strokecolor="red" strokeweight="3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1e1eyQAAAOIAAAAPAAAAZHJzL2Rvd25yZXYueG1sRI/NbsIw EITvlXgHa5F6Kw6JGpEUg/qjqpQb0EOPK3sbB+J1FLuQvj2uVKnH0cx8o1muR9eJMw2h9axgPstA EGtvWm4UfBxe7xYgQkQ22HkmBT8UYL2a3CyxNv7COzrvYyMShEONCmyMfS1l0JYchpnviZP35QeH McmhkWbAS4K7TuZZVkqHLacFiz09W9Kn/bdTYD7120u1y9/tsSi2Os4R2ydU6nY6Pj6AiDTG//Bf e2MU3OdFVZZ5VsHvpXQH5OoKAAD//wMAUEsBAi0AFAAGAAgAAAAhANvh9svuAAAAhQEAABMAAAAA AAAAAAAAAAAAAAAAAFtDb250ZW50X1R5cGVzXS54bWxQSwECLQAUAAYACAAAACEAWvQsW78AAAAV AQAACwAAAAAAAAAAAAAAAAAfAQAAX3JlbHMvLnJlbHNQSwECLQAUAAYACAAAACEAZtXtXskAAADi AAAADwAAAAAAAAAAAAAAAAAHAgAAZHJzL2Rvd25yZXYueG1sUEsFBgAAAAADAAMAtwAAAP0CAAAA AA== ">
                  <v:stroke joinstyle="miter"/>
                </v:oval>
                <w10:wrap anchorx="page"/>
              </v:group>
            </w:pict>
          </mc:Fallback>
        </mc:AlternateContent>
        <mc:AlternateContent>
          <mc:Choice Requires="wpg">
            <w:drawing>
              <wp:anchor distT="0" distB="0" distL="114300" distR="114300" simplePos="0" relativeHeight="251657215" behindDoc="0" locked="0" layoutInCell="1" allowOverlap="1" wp14:anchorId="4678863C" wp14:editId="729DDD79">
                <wp:simplePos x="0" y="0"/>
                <wp:positionH relativeFrom="margin">
                  <wp:posOffset>1421765</wp:posOffset>
                </wp:positionH>
                <wp:positionV relativeFrom="paragraph">
                  <wp:posOffset>114734</wp:posOffset>
                </wp:positionV>
                <wp:extent cx="4004310" cy="3305615"/>
                <wp:effectExtent l="19050" t="0" r="15240" b="28575"/>
                <wp:wrapNone/>
                <wp:docPr id="1361401630" name="Group 198"/>
                <wp:cNvGraphicFramePr/>
                <a:graphic xmlns:a="http://schemas.openxmlformats.org/drawingml/2006/main">
                  <a:graphicData uri="http://schemas.microsoft.com/office/word/2010/wordprocessingGroup">
                    <wpg:wgp>
                      <wpg:cNvGrpSpPr/>
                      <wpg:grpSpPr>
                        <a:xfrm>
                          <a:off x="0" y="0"/>
                          <a:ext cx="4004310" cy="3305615"/>
                          <a:chOff x="59354" y="1349528"/>
                          <a:chExt cx="5943600" cy="5184333"/>
                        </a:xfrm>
                      </wpg:grpSpPr>
                      <pic:pic xmlns:pic="http://schemas.openxmlformats.org/drawingml/2006/picture">
                        <pic:nvPicPr>
                          <pic:cNvPr id="194" name="Picture 19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59354" y="1749135"/>
                            <a:ext cx="5943600" cy="4784726"/>
                          </a:xfrm>
                          <a:prstGeom prst="rect">
                            <a:avLst/>
                          </a:prstGeom>
                          <a:ln w="12700">
                            <a:solidFill>
                              <a:schemeClr val="tx1"/>
                            </a:solidFill>
                          </a:ln>
                        </pic:spPr>
                      </pic:pic>
                      <wps:wsp>
                        <wps:cNvPr id="197" name="Text Box 2"/>
                        <wps:cNvSpPr txBox="1">
                          <a:spLocks noChangeArrowheads="1"/>
                        </wps:cNvSpPr>
                        <wps:spPr bwMode="auto">
                          <a:xfrm>
                            <a:off x="94589" y="1349528"/>
                            <a:ext cx="5769613" cy="369458"/>
                          </a:xfrm>
                          <a:prstGeom prst="rect">
                            <a:avLst/>
                          </a:prstGeom>
                          <a:solidFill>
                            <a:srgbClr val="FFFFFF"/>
                          </a:solidFill>
                          <a:ln w="12700">
                            <a:noFill/>
                            <a:miter lim="800000"/>
                            <a:headEnd/>
                            <a:tailEnd/>
                          </a:ln>
                        </wps:spPr>
                        <wps:txbx>
                          <w:txbxContent>
                            <w:p w:rsidRPr="001F4931" w:rsidR="00C05837" w:rsidP="004631F8" w:rsidRDefault="00C05837" w14:paraId="5B0E35C6" w14:textId="77777777">
                              <w:pPr>
                                <w:rPr>
                                  <w:rFonts w:ascii="Arial" w:hAnsi="Arial" w:cs="Arial"/>
                                  <w:i/>
                                  <w:iCs/>
                                  <w:color w:val="44546A" w:themeColor="text2"/>
                                  <w:sz w:val="16"/>
                                  <w:szCs w:val="16"/>
                                </w:rPr>
                              </w:pPr>
                              <w:r>
                                <w:rPr>
                                  <w:rFonts w:ascii="Arial" w:hAnsi="Arial" w:cs="Arial"/>
                                  <w:i/>
                                  <w:iCs/>
                                  <w:color w:val="44546A" w:themeColor="text2"/>
                                  <w:sz w:val="16"/>
                                  <w:szCs w:val="16"/>
                                </w:rPr>
                                <w:t xml:space="preserve">Screenshot No. 3: Credit Denied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198" style="position:absolute;left:0;text-align:left;margin-left:111.95pt;margin-top:9.05pt;width:315.3pt;height:260.3pt;z-index:251657215;mso-position-horizontal-relative:margin;mso-width-relative:margin;mso-height-relative:margin" coordsize="59436,51843" coordorigin="593,13495" o:spid="_x0000_s1057" w14:anchorId="4678863C"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IwUda9xAwAA+wcAAA4AAABkcnMvZTJvRG9jLnhtbKRV4Y6bOBD+X+ne weJ/FwiQBLTZqrfbXVVq71bX9gGMMcGqsV3bCWyfvjOGZJNspev1kEJmPPYw832f7es3Yy/Jnlsn tNpE6VUSEa6YboTabqIvn+9fryPiPFUNlVrxTfTEXfTm5o9X14Op+EJ3WjbcEkiiXDWYTdR5b6o4 dqzjPXVX2nAFwVbbnnpw7TZuLB0gey/jRZIs40HbxljNuHMwejcFo5uQv20583+3reOeyE0Etfnw tuFd4zu+uabV1lLTCTaXQX+jip4KBR89prqjnpKdFS9S9YJZ7XTrr5juY922gvHQA3STJhfdPFi9 M6GXbTVszREmgPYCp99Oy/7aP1jzyTxaQGIwW8AieNjL2Noe/6FKMgbIno6Q8dETBoN5kuRZCsgy iGVZUizTYgKVdYA8rivKrMgjAvE0y8tisT7E3805ijLPlsmco0jXeZZlOCc+lBCfFWYEq+A3owHW CzT+XTWwyu8sj+Yk/S/l6Kn9ujOvgThDvaiFFP4piBAowqLU/lGwRzs5AOyjJaKBrkvoXtEe1A9x /CzBIWgQF+G8aRXFrj5o9tURpW87qrb8rTOgYEgR4DifHqN79slaCnMvpETO0J6bA7VfqOUn+ExK vNNs13Plp61luYQ+tXKdMC4ituJ9zaEh+75JgXDY1h56MlYoP1HqvOWedfj9Fur4B2qfaDwGQtHP dWILDrT3E7WdqGaVl2k2q+qguzPN5Kt1vloszzQDaFrnH7juCRpQNVQDRNGK7j+4ua7DFByWigyA 9GIFSkTfaSmaA5zhPOK30pI9hZPEjxMjZ7NArlKBap+bCia4uLPgeHMHRsB7wcl/2sGfOmo4VIlp T4W2OgjtM+L0px7JAkGZp+EuJ36EYVRU6NFc6M1aPXScNlDf1OHJ0ikP0kXq4aNugHu68zokujgq yrxYly+3/JG81bJcptl8aCxx9v/j7pwru62PTN2HZ85+Nu2Sb6WRbECLVr3wcClJ0W+idYIPrqcV AvNONcH2VMjJPtCOSE1aRsuP9Rh2f+gMR2rdPAF0VoMW4ayDOxOMTtvvERng/tlE7tuO4pEk3yuA v0zzHC+s4OTFagGOPY3UpxGqGKQCYUZkMm99uOSwbKXfAk2tCJp/rgSUig6oMljhhgln7nwb4hV2 6odZz3f2zQ8AAAD//wMAUEsDBAoAAAAAAAAAIQAn24eghR4BAIUeAQAVAAAAZHJzL21lZGlhL2lt YWdlMS5qcGVn/9j/4AAQSkZJRgABAQEA3ADcAAD/2wBDAAIBAQEBAQIBAQECAgICAgQDAgICAgUE BAMEBgUGBgYFBgYGBwkIBgcJBwYGCAsICQoKCgoKBggLDAsKDAkKCgr/2wBDAQICAgICAgUDAwUK BwYHCgoKCgoKCgoKCgoKCgoKCgoKCgoKCgoKCgoKCgoKCgoKCgoKCgoKCgoKCgoKCgoKCgr/wAAR CAIMAlMDASIAAhEBAxEB/8QAHwAAAQUBAQEBAQEAAAAAAAAAAAECAwQFBgcICQoL/8QAtRAAAgED AwIEAwUFBAQAAAF9AQIDAAQRBRIhMUEGE1FhByJxFDKBkaEII0KxwRVS0fAkM2JyggkKFhcYGRol JicoKSo0NTY3ODk6Q0RFRkdISUpTVFVWV1hZWmNkZWZnaGlqc3R1dnd4eXqDhIWGh4iJipKTlJWW l5iZmqKjpKWmp6ipqrKztLW2t7i5usLDxMXGx8jJytLT1NXW19jZ2uHi4+Tl5ufo6erx8vP09fb3 +Pn6/8QAHwEAAwEBAQEBAQEBAQAAAAAAAAECAwQFBgcICQoL/8QAtREAAgECBAQDBAcFBAQAAQJ3 AAECAxEEBSExBhJBUQdhcRMiMoEIFEKRobHBCSMzUvAVYnLRChYkNOEl8RcYGRomJygpKjU2Nzg5 OkNERUZHSElKU1RVVldYWVpjZGVmZ2hpanN0dXZ3eHl6goOEhYaHiImKkpOUlZaXmJmaoqOkpaan qKmqsrO0tba3uLm6wsPExcbHyMnK0tPU1dbX2Nna4uPk5ebn6Onq8vP09fb3+Pn6/9oADAMBAAIR AxEAPwD9/KKKbI2xC2KAHUjOF61+Yn7Qn7dv/BYXx9/wUd1T/gn/APso23wK8I6jpvgzUPFkZ8SS X+qXCaTFdxW1rLeOiJFDLcmVZFhjDmNQxdjxnwP4Xf8ABcz/AIKL/FH4o/s8/Bb4keHvC3h/xBrn 7Vmp+BfFWr+F4fO0fxZounR2sV49s8xY7VkvcrNEwVmiTHRlIB+3AORkUV85eJP+Cj3wr8M/t26x +whN4e1JtV8M/B+4+IXibxK2xdP02xjuEhWFyTuMjBjJkDCqvfPHzZ8eP+CqP7cPjrSPgH+zR+xB 8FPCc3x8+NHwrt/H+u/8JZczDQ/CWjtGu+SQr+8kJnJhXjqOhLDAB+kFFeQ/sPz/ALZMv7O+l/8A DesfhRfiWl/fR6wfBO7+znhW6kW2ePfz80AjYggEE4IBBrYsf2q/gfqXxOX4UWHjZZdSk1CbTo7h bWT7FJqESO8lil0V8l7lUimZoVYuohkyAUYAA9EaRUYKe9KzhTg96+cf2zfjJ8QPhL8VPBmq6B+0 v8NvBeh22l6te6roPjOQ/bNemjgAhigRZ4jJGivJKyght8UIBwzV5Mv7T/xw+KvhnUtG8Q/tvaJ8 JNe1bQ/M8Nt4g+GcOhR+dIsqq0L6pc3IuyjrHu8ssoEikbgQKAPudWVuhpa8F/4J4/FP4j+Pvgjd eCfjN8Q9O8Y+MPh7rsnhnxJ400eFI7TxBPFBBcR30SoSq+Zb3MBdRwsvmAcAE+9UAFFFFABRRRQA UUUZoAKKKKACiiigAooooAKKKKACiiigAooooAKKKM460AFFGR60UAFFFFABRRRQAUUUUAFFFFAB RRRQAUUUUAFFFFABRRRQAUUUUAFFFFABRRRQAUUUUAFFFFABRRRQAUUUUAFFFFABRRRQAUUUUAFF FFABRRRQAUUUUAFNl/1Zzn8KJmZVyteU+Kf22f2YfCGsXvhnW/i5ZyahptzJb39lp1jcXksEyMQ6 MtvG5VgQQVPINAH46fGW5+NfiH/gub+0x8Q/2lvhB8SJvhH4d8N6D4a8d2/wJYajdzaXNBHc6fFe FRHerazxeZNcx2g3KyhGLoMt7j/wUS8R/sYfEDS/2Af21f2UbvQ5vh94Q/aS0rwzo97oqG2tNLs7 8GOWGSHC+SUmsodwkAZCpz97nH034P8A7SHxS/as+O3xe8Q/8FB9V+E/hD4ueJrCa7t/g/8ACHXZ dZvrCw0+C1swNQubLNowjV1kWNCWcuwIDKo9O+Kv7HH/AASx1n/gmdef8Evvh1448YeDfDN9rFnq kniKbwJrUuoy6hHew3M15LLLZgPPKIihY4ChgAAFAoA+Mte+P/jr9oj9uj9sLWdLt5rbVv2idN8H /DD4K3kcy5l8PalqF1pr6jFg8RvaWF3fDsRhj8rZr6Bv/ht/wUY+IH/Ba/4veHP2DL34ceB7f4R/ BPwn8P4/FHjpZdUl07SbkSX8D2ltEAhlkeNt6yEhVVDnLYH0N4N/Z9/4I8eDP2vfBP7auk/FGz0r xJ8PPh7a+EfCWmarqElnp9jZ20M0EM/lTxqTOsE8kQdm4Vjxkk1137L3xJ/Zp8D/ALaP7Q37Ql9+ 1X8LbrTviprHhn/hGXs/H1i8zw2Gix2kiSJ5nyETiXaOSwINAHvX7G3hL9qrwN+z7pfhr9tH4o6H 4y+IVvdXg1TxF4d0sWVndwm6lNsRCANjC3MQYYwGB5P3j+XfxJ+EnxZ1HxSfg18cvjF4I0281jxm 2nfDnVvGfxCbWtMg8QatLdC8udG0u0sLe3NzEZdQCLePLLDIFi4E0cjfVH/BTz/gpZ4I8JX3gv8A ZZ+A37Ynw/8AA2rfELXJrHxZ8ULzxFZzR+C9NitmnkdU8wgXtwB5dvvwgYM3VRX5o/H79sf9lfwl 8F5Ph5/wTk8TR+JPh7+x34q8J/E4a9r8nn/27r02rXNjeWkbkb7mW4+3JcCb/Vh4ZAAFZSAD6G/4 J0/BLw/pPjPxP+y/+3h8d7LxN+0t4m+EmpeJ/FnijxZq11qVxpdpdrJYWUdqshSO3ubFBJ5sOwuv 2pTE6h5Fr7k+C37THhLxF4I1bw58SPiTNeeIovF901pcal8NdXhsokS48qSOJ5VljuLZtspinSUo 8ciOAuNo/BP9t749eHP2YvAX7Fv7Uvjf4ea03x28Q3GteOfjFd67NPHq2saRNrDxwW0kkvMQkRLw R7FUxcSLtYgj98P2OfhP/wAE1P2sv2d/Cn7Vv7Kfwl8PWGg+ItNW502+0e1ewmsmR9s1u4hdPLki kR43APDISCeCQDf/AGIdU8N6P4o/aM8R+DbZbnwuvxiku9Fm0i3DRXWPDmi/axb7cLJi7W5jO3jz EdT8wNQfsWf8FeP2Nf29/idqXwg+AWv642vaXo76ncWetaKbXdbpLHE5UljuKtKmR1Gal/4JYfCv xh8Jf2YNR8K+OPGjeILg/EnxU1veSX813mGPWbqBWM0xLSu/kmZ24BklfaAMV+VHw/0e5/4Jp/8A Bx/H4SjZbfw74s8aNbW4UbIv7O1wboUHbbFPKi+mbc0Aftx+0h+0P8M/2Uvgpr3x/wDjFqU9p4c8 N2qz6lNa25lkw0iRKqICNzM7qoHqa4/9ib9vL4E/t/8Aw/1P4n/s+rrsmi6Xqx02e61rSTaeZcCJ JGWMFjvCrImT2LCviP8A4Omv2gp/Af7H3hP4B6TqgjufHnioz6hCp5lsLFBIyn28+S2P/AKq/CD9 oXx7/wAEdP8AgnX8BPgj8KP2T/EHxO+IvxQ0m+12TRdLaRGtrlxBcTNMkMMsr+Wt1BFtCjiI5dcD IB+p1Ffk38OP+Dh79o74S/HrRfhH/wAFH/2J5/hzp3iKWMWurW1vd2s1jC77BcNBdBvtMQbh2RlK 84DEbT9Rf8FZv+CrT/8ABLvwn4L8Tp8Cv+E7/wCEw1C8thD/AMJR/Zn2XyEifdn7LP5m7zMYwuMd TngA+wJjheTX58/sgf8ABbjXv2nf+ClPiD9hLUf2bbjRNP0++1e00/XW1B3uomsC+57qExhY1kEZ AwcozIp3bsji/gP/AMHCr/tUft1fC/8AZZ+EXwb0u38P+LbOD/hJtavtTluJ7e8fTzdS21ttWNSs Mg8lpHX94VYhEGM9Z+yF/wAFYPh38eP+Co/jX9kXQP2KtE8L+ILW+1iw1f4kWuuQyXmqLpcjxp5y Cxjdgwj4VpnEeeN2KAP0Qor8/v26f+Ct/wC1l8Hf2kfEP7Kf7Gn7AmvfEvWvDFtZS6x4kEd1cWUD 3NslwkZitYsj5JBy8qZIbCkDNZ3/AATS/wCC5Ot/tY/tCXH7G/7UvwEl+HHxKjW4FjDH5yw3U0CG SW1kgnXzbWZY1ZwGZwwU8qcBgD9EqK/Pf9t//gvT4a/Ye/bntf2RPHX7P/2zRP8AiVy6v46/4S4w /Yba6CtJN9jWykMnlKSdolBfGPlzkfPfxF/4OffjL8N/jhYR+Kf2GrrR/h1qWy405dfkubTWr/T2 cqt9C0iCFlKjeECspI2eb/GAD9ipZo4E8yVtqjq3pWJ4M+J3w5+I63r/AA98eaPrq6befZNSbR9T iuRa3G0N5Unlsdj7WU7Tg4YHHNfnJ/wXv/4KXeHPAH7EXh34d+BfAJ8SaP8AtDeDrqTSfEo1g2n9 m2wWzmjl8jyHM+9LgZXfHtx1OcD49/4N6P8Agp0P2cPGWkfsJr8EhrH/AAs74jJMPFR8TfZ/7M8y 2hhx9m+zP52PJz/rU+97ZIB+/VfJX7Xf/Bar9iD9iP4zXXwH+Omr+JofEFpYW95MmmeH2uIRFMu5 PnDjnHUY4r6ziZmTcTX8/wD/AMFtdK8Ba1/wXX8M6N8UfsK+Gbq68Iw+Iv7SuBDbixeaMXHmyEqE j8svubIwMnI60AfpB8If+DhP/gnT8b/il4c+D3gXXfGD614p1q20rSUuvC7xxtcTyrHGGbedo3MM ntX3CrBhkV8SfBD9kT/gg/bfFvw7qX7P1v8ABu88bWOqRXvhqHw/8REvL37XAfOR4oUvHMjLs3Y2 nhSSMA1yX7UX/BdHUP2Mv27LH9j/AOP/AOyj/Y/h7UdRtPsnxGj8bNJC+m3DhFvxamwXIQ7lkjEv ytG4DNgEgH6E0V8N/wDBTH/gtLon7AXxk8G/s+eBPgJP8T/GHi62Sf8Asix8Sf2ebVZpRDaKp+yz +bJM4kCphcBVOTuGKn/BTX/gsz4s/wCCZ+lfDNPG/wCynD4g1nx5otzd6pplr49+zx6NcQC38y3W b7DJ9qG6cqJNsefLzt+bgA+764X9p74rX3wI/Zx8efG/S9Ih1C58H+DdT1q3sLiQpHcvbWskyxsw 5AYoASOQDX5d/tDf8HM3xd8Pz2fj/wDZz/Yvm1T4ax3Edre+NfEqXsdrqF1tBlgtpkjSOMqdyqz7 2YDcY1+7X1Tf/tz/AA3/AOChX/BHH4uftB/DnT59O834X+JbLW9Duplkl0y+j02YyQF1ADjayOrg DcjqSFOVABB/wRp/4Kn+O/8Agp3o3jzWPG3wn0nwq3g+60+G3j0rUJbgXIuEnLFvMAwV8oYx1ya+ 3K/Hf/g0ylWHwP8AHCZ3CqupaGWZugHl3ldV+1H/AMHJutr8arv4B/8ABPX9mt/ifqFjdSQf25IL i6j1F4yRIbS0swZJYhgkSmQAjkLjDUAfq9RX5x/8E1P+C/nhv9rz4yR/ss/tIfCBvhx8QriaS20v ZcSPZ6hdx53WrJKgltJ+GwjlwxQjcHKod/8A4KRf8FzLL/gnd+1foP7NGs/s5r4is9Y0Kx1O68US eMvsK2UdxdTwNmAWU28RiEvnzBnOMLjNAH37RX52/wDBPf8A4Lmv+3f+2J4/+FcPw80fwv8ADbwn 4Mvte0/xFqF87XksNtc28RnnJ2xRRtHK0hQKSgUAu2CT5R49/wCDiv8AaI+L3xL17Q/+CdH7Dl/8 QvC/hP8Aea1r17Z3lxLNb5bEwhtVH2VH2OU8xnZgMlFIKgA/Wmivlf8A4Jg/8FSPht/wUu+D2reN PC/hmbw74m8Myxw+KPC9xdCf7M0iM0UsUwVfMik2SAEqGBRgy8At8U2//B1z4YuvC3i241P9kY6T rOl2qp4Ys/8AhODeJqd202zbLixiMMaRh5GYFidoQAFtygH6/UV4N/wTN/av8X/tu/sV+Df2mfHn hzTdJ1XxIt4bqw0nzPs8Xk3s9uNnmMzciIE5J5Ne80AFFFFABRRRQAUUUUAFFFFABRRRQAUUUUAF FFFABRRRQAUUUUAFFFFABRRRQAUUUUAFFFFABRRRQAUUUUAFFFFABRRRQBHcIZE2hiPpXm/wJ8Ra pYXd98FfiJePceKfDahm1K5jjV9d09mIg1EeWApZuY5gFXbMj4UI0ZbuPGfjDwr4D8O3Hivxt4m0 /R9Ltdv2rUtUvEt4IdzBF3SSEKuWZVGTySB1Ir4i/bG/b08XN4b8J/EP9l3wr4MX4i+GfEH/ABNN H+J3jJtDs2sZItt1bW9+iNaXwkGxhibYrRRSkFkVaAPvDbjgGkMYPWvEf2Vf2wNJ/aA0/T9M8S67 4DsfFVxoq3V/4T8J+PINeks5ldxMDPAqo0YUwEMOcuwPQE+q/ETxrafDrwheeM9Q0fVtQgsYw81r ommvd3TruA+SGMF5MZyQoJwDwaANK50jTb1PLvNPgmX+7JEGH6ivHv2uf2EvgD+1z8C/EXwX8beC tFsV1y1VF1qDQLSS4tHSRZVdfMjIIymGU/eRmXIzW14F/bJ/Zl8ezfYNK+M+j2eoRj9/oviCY6Xq EPH8dreCOZevdMV3dxrfhnxB53hez8R2Ut1c6X9oFvDdI0v2aTcizBc5KEggNjaSCM8UAfzVfsxf sc/spfAn4Ffs7/t0af4Q8T6te/EL9pW38G/2tqjWt9oul/ZrebTY7m5014xDcs18lzMjMQVhzhhJ ydn4/wD/AAUg+Bnw+/ay+LfwB8E+AvBfwj+Mv/C0R4KtfiV4E+AtndRiwtbiW2mmjV75mW7nmEEn mKmYghCAs2+vPPAP/BdHwD+xt+yBqv8AwSh+PH/BOtfEUfg3xtqSagbvxZJYzWN9FqLzLNEvkO8F zBOu5GDHaVHYYPqn7KX/AAWv/ZB/4XNZ/s4fBz9ni18ct8QfiGviGHxZ8XPAulXGq/8ACR6jdi5m LXCXdpGwhnYJE7bC3lxgFRigD5s/4L+WP7Mn7PP7Tnib9k25+H/xG+IPxY8P6dpqa78aviV8Tbi8 lu5J7WG7Jt7BFEUSbZiApYqpZsKMAn7X/wCCTvwek/4Jz/sxeD9T8efFTxl4m+J/xY8R2dj+zj8O YfFWpWOkXEmoW9rNLqM+kMkeLe0knkee4cvHII3CDLKzdh+25+2b+yj+zB+15qXhHVP+CfMnx6/a 5+IU2n3VnaeNvAVpDNYXrW0FraRxeS06JZrBbxuEjllZmMjSSJy1fRn/AATs/YV/aY+D/wAT/GH/ AAUJ/wCCm+tQ+Jfjn4gm/se1uLKQmDwZoj6eZ/suhRJE63NzvZYSkaDmJ1VpPnaQA/SD4YfDzQfh T8PND+G3heJl0/Q9LhsrXzHLOyxoF3sx5Z2+8zHlmJJySTX5E/8AB1N+z7q2ha18Lf20fB9q1vNa zSeHtY1K3O2SOZWN3Ytn1GLv5uxC+1frt4NtPFGheHl0nXdQuNWaxijitNQmkT7VqCLAmZZgEjjS VpPMyFAXAU8ZIHgX/BTn9lzxH+3t+xp4q/Z20bwPdWeuX3kXfhu/1ae2S3tb6CVXRnaOV2VCA8ZK qxCucA8UAflF+1X8XbL/AILI/wDBVf8AZ9+FXhre2ip4U8PnWo2ztXzbcatqePQrC3kk/wB6HFfb /wDwVn/4K0fGH9l79obwd+xB+xd8LNH1v4o+KobRY9Q1uINb2a3cxht7WJPMjBld0Vi0jiNF25Vs kpwn/BGD/gjJ+0N/wT4/aI1z4+ftGaRoOuXLeGm0zwzH4V1QXDW0ksiGaV/tCwbD5cYjXbuysjj5 cDM//BYT/glD+1p+1N+074U/bV/YxWbS/GWh2trBdWWrapbWrQzWkpltry2lEjrvBbDK2B8ikE5I oA+JP+C6/g3/AIKT+Hovhjrn/BRH4sfD/XLrUF1P/hF9J8E2YjfS1UWpuPOf7LEzZZogAHlUFGII zz9Ff8HNcs0/7J/7NtxcStJJJFdM8jNlmY2FkSSfXNY/7UX/AAQ7/wCCsX7Znh3wz8TPj58ctH8S fEWD7Rb6pb69qkdvp+l2A2G3htfskDCSRnMzysUjGSgBfBavpb/gsD/wTN/al/4KA/A74R/DP4Na Xoum3/gCOZdYm8T6t5MMxe1t4h5JgWVmG6JidypxjvkUAfS3/BK34O/D/wCFX/BPP4Q6N4H8O2tl DqHgXS9XvikK7ri9urZLiadzjLOZJG5PIGAOAK/Kv/glef8Ajou+JBP/AEMnjf8A9KZq/YP9lfwt 4/8Agd+zP8Pfgz4q8EX1xqfhPwTpej6lNp9xbNbyT21rHC7Rs8qMULISpZVJGMgc18KfsWf8EnP2 tf2cf+Crniz9uvxrZ+H7vwlr2r+Iruz0/S9WL6iiX8sjwh45EjjBAcb8SnBzjdQBj+Pv+Csf7fH7 YH7e3if9if8A4JfeB/Bmj2/hO4vI9c8WeMod7TG0mFtcXjcsscAkMcaKsUsrAqxwCVT5U+GmgftK +Df+DjHwTon7WPxG8P8AiT4iL4o0/wD4STWvCduIbOUyaUCkaqIIPuwNGhJjUsQSc5yfavib/wAE d/8AgqT8AP27vFn7TX/BOjxja6TY+MtQvZ/7Q1bVLOK5sYbyYTz2k8LiVJYlkwVZQxIRSQGGa6L4 G/8ABEP9tv4U/wDBSrwf+2f4x+IVj4y03TdYt9X8VarrGrbdY1G9a2IunSFUMKr5zMI1M2BGq/d+ 6ADxr/gqx4b0Pxh/wcU+AfCfinSbe/07UvEXgm2v7G6jDxXELywK8bqchlYEggggg8177/wdf6Bp I/Zv+FOvfYYvtdt42ura3nEY3RwvZszRg/3S0aEj/ZFdH+2B/wAEov2tf2gf+Ct/g/8Ab28G2egW vg/Qdc8N3t5p2qauU1No9PkiaYJGiPEWIQ7MygHvt616d/wW1/YJ/aN/4KS/Bfwd8OPghomn6Xe+ HvFEmpXk3ivUkgiaI2zxARm388ltzDggDHcnigDnvimjP/wbTwlmZv8AiwGlZ/CK3/pXE/8ABqaw P7FfxARl/wCaoSA+/wDxLbKvqnwn+yh4r1T/AIJlab+wP8U/Dd9HeN8K4vCuravo8ttNBFcC0ERn h8yWNnVZAHUMqFsYIGa+Cv8Agmn/AMEsf+Cv/wCwj+0rplnaeKLW1+FM3ia3vvGljo/ia3aPWLeE nBWBwHWRhgHBTIG1mZQBQB+y0PC/jX8+/wDwXQ+G9l8ZP+C4Gh/CHU9Sms7XxUfCuj3N5bqGkgju ZEhLqDwWG/IzwSBX73R+KNbVcH4c60vsstl/8kV+Uf8AwVd/4Iwfty/tv/tuXX7UHwIv/DehWB0n TYLH+3PEMlrfQXFsmPMH2eKVVwwBVg+eM8UAev8A7Gv/AAbrfBP9jP8AaW8J/tM+F/2i/FGs3/hO 7mnttN1DS7ZIZzJbywEMyfMMCUnjuBXCf8HT3hX9nq6/Zf8ABfjLxfqEdr8RrXxE1t4NWFQZruzd c3qSDIPkriJ9+DtfYox5jV5F8Ff+CL3/AAWo8BfGLwl438a/tQw6houjeJrC+1awi+KWqzNc2sVw kksQSSII5ZFZdrEKc4JAzXq37Wf/AAST/bi/b1/4KNaR+0T+03/wjX/Co9E1aGCw8I6V4hklvk0a F9/k7HijiE1w43SnzML5jBWYRoKAPlP/AIIR6t4U+L//AAVQg179tXV9UvviFpvhKOLwDD4gjb57 y1tY4k8wPz5qWKF49w5ZWkzvC59Y/wCDtYZ8cfA8Y/5hOvdP+uljXrn/AAU6/wCCN/7Sf7Q37Y/h n9s/9hqPRvBniTT4bSbWB4gvhaj+0LNl+zXcJthOGJjVY3VgoxAv3t7V4D/wdDat8Q9W/wCGfZfi p4Vh0rxEvhnVxrUNjdLNaG7zYeb9nbO9ot+7aXVGK4yAc4AP0K/af8HfBPw1/wAESfE3hV9O0yPw jZ/AndpMSKvkiUaeHtHX1cz+Uyt1Lnd1Ir87/wDgiOdfP/BJr9s4ziT+yv8AhDb77J/c+0f2Leeb j32eRn8Pal8e/wDBIz/gsx8S/g54d/Zw+HPx5m8RfA+6srK+0Kw1zxPFarbQPGsqxXEK5kkWN2JR Azp8qMFQgKv6BfBD/gnVc/syf8Ew/GH7Cfwn8P6hfa/4s8I6zbaj4j1RrWCG81a+s3g86QRzO0cK /u0AAdhHGCdzEkgH59/8EEdT8TaL/wAE+v2yNX8GGQata+CRLp7R/eEq6bqRUr7g8j3rt/8Ag0w0 HwbPc/GjxK9pbya/brotvBM0IMkNm/2xmCNjIVnRdwHB8tM9BX0Z/wAETv8Agmr+0Z/wTm8G/Evw r+0P4f0fXY/HE1h9li8L6ktygiijuElWb7QsGN3nDAG4EZzivmf4gf8ABED/AIKN/siftFar8ZP+ CU/xEutF0XVfNEGm32u29peWUMjlvskgd5YbuFPl2s5DcAldw30Aee/8FsrbSfDH/Bc/4f6t8FY1 j8TTt4VutQ+w43tqv20pETj+MwLbD3GD35b/AMHIOgWPiz/grD8P/C2rK32XUvAug2t0qsQ3lyan eo2COhwTzX0Z/wAE6f8Agin+0f4L/asX9uj/AIKL69feMPGtlqP9o6TpdhqkF7vvtoVLq7uJZEyY h/q4YwVUpGQ4C+XW3/wVQ/4JL/tdftx/t6eDf2pfhRaeHtO8P+HtE0mzvbPxFrBhvHktb+4uJCiQ xyoVKSqFJcEsDkAc0AfR3/BXLwxpnwh/4JI/FXw78JfD9rpNrpPgdNN0+z0+2CJbWL3EEUsaKv3V 8lnBxxgc1+U3/BHrXP8Agsxo37Pmv/8ADt/4YeEdW8JzeLJBrV9q0mlLcNfC3gyh+1XEchQRmMj5 duWfBzur92Pir4Z0X41fDHX/AIRfEb4Qa1f6H4m0m403VrNprMeZBNGUcA/aPlOCcEcg4Ir8g/Bv /BH/AP4LO/sC/FDX5v8Agnb8Xo/+EX1x1HmX2qWNvLPGudn2q1n82HzU3MokjJJBz8u4rQB6t/wQ 8/4J3/t//skftc/Eb4w/tSfCi18NaH4w8I3YmOn+INPuIZNQe+hmRFhtZ5GQKpuNuRtA4zk4r5v/ AODYn4Y+B/G37e3jrxd4q8OWt/feGfB09zoMt3CJPsdxJfQxtMgP3X2FlDDkBm9a/S//AIJnfBf/ AIKEfBTwf4y1/wDb58e33jvxf4s1C3ksxY6jBNb6XbRQsqxLlokjyzszJFGFzk5YkmvA/wDgi5/w Sj/az/4JzftAeN/iv8bbPQdV0/xJ4bOn2EPhbVvPnSX7XHNukE6QqF2oeQxOe2OaAP09trWG1Vkg hSNWYsyxqACxJJP1JPPvUlVdJvrrULbz7zSbiybdjybooWA9fkZl/WrVABRRRQAUUUUAFFFFABRR RQAUUUUAFFFFABRRRQAUUUUAFFFFABRRRQAUUUUAFFFFABRRRQAUUUUAFFFFABRRRQAUUUUAZ/ia 01DUtCurHS7yG2upbd1tbi4tfPjikKna7R7l3gNg7dy5xjIr5k8cfs2/GUeIv+Elf9m34U+KtSuo /LufE3hjxJf+DdUC54G+CK4dh6jzgD0wa978TeO9dsvFcfgrwn4dj1C++wm7l+0XXkokYYKOcHJJ P6VGNf8AjJt5+HOm/wDg7P8A8brqjg6rim2lfXWST/FnmyzSgqkoxjKXK7O0JNX7XStp1POdL1L9 qL4Xfs56vrVj8GdJfXfDnm3Wl+FU8a3WvXmtWkUbStB9smhhYXcjfu4y4dFyu4noPbND1qx8S6LZ 69YCT7Pe2sdxB50LI2x1DDKsAynB5BAI6ECuZOvfGLHPw503/wAHR/8AjdA174xg5Hw403/wdH/4 3R9TqfzR/wDAo/5k/wBqU/8An3U/8Fy/yNzxR4F8E+N7M6d4z8KaZq1uwwYdS0+OdcfRwRXifxB/ Yy8fa5ayL4Y/aV18q14Bb6TqzS2+n2liAwSyij0eWwkKJldvmSScDkHgj1H/AISD4y/9E503/wAH R/8AjdH/AAkHxl/6J1pv/g6P/wAbo+p1P5o/+BR/zD+1Kf8Az7qf+C5f5H53aj/wSI8X2MfxY8Ve Ff2FP2fLn4qJ4kTUvCPjnxRYXGsad47sbpZVu7TUI7+W4utPnw5Z5I5SHby8NsMgPnv7L3/BB/8A 4J9ftAR+ItF/ap/YIs/APjnwPqxfUJfhnN4msdJusPmNrK5vSi3YzHJkRBlUNHtbnNfql/bvxixj /hW+m/T+2j/8bo/t74yf9E503/wdH/43R9TqfzR/8Cj/AJh/alP/AJ91P/Bcv8j8kf8Agp5+wN+0 Z8DfiJffHPwnpfiXx74++LXjlbC1+JXwmkv9E8VeH9P4hsrW5uvKu7SDToY/s8cpjW2aXYGJchiP 0C/Ys/Y2+LPgD9k/Q/BH7Q37SfxP8QeNbzTbK51bVPE3ie31C80e+jDMY7eZYdhC7zGXw3mBASc5 r2z+3fjH/wBE403/AMHR/wDjdL/b/wAZR/zTnTf/AAdH/wCN0fU6n80f/Ao/5h/alP8A591P/Bcv 8jV+HfhfXfB3hKz8PeKPHt94mvbRGSTW9TtoYri5G8lTIIESPcF2qSqru25IyTW7uX1rjf8AhIPj L/0TnTf/AAdH/wCN0f8ACQfGX/onWm/+Do//ABuj6nP+aP8A4FH/ADD+1Kf/AD7qf+C5f5HZbl9a Ny+tcb/wkHxl/wCic6b/AODo/wDxuj/hIPjL/wBE503/AMHR/wDjdH1Op/NH/wACj/mH9qU/+fdT /wAFy/yOy3L60bl9a43/AISD4y/9E503/wAHR/8AjdH/AAkHxl/6Jzpv/g6P/wAbo+pz/mj/AOBR /wAw/tSn/wA+6n/guX+R2W5fWjcvrXG/8JB8Zf8AonOm/wDg6P8A8bo/4SD4y/8AROdN/wDB0f8A 43R9Tn/NH/wKP+Yf2pT/AOfdT/wXL/I7LcvrRuX1rjf+Eg+Mv/ROdN/8HR/+N0f8JB8Zf+ic6b/4 Oj/8bo+pz/mj/wCBR/zD+1Kf/Pup/wCC5f5HZbl9aNy+tcb/AMJB8Zf+ic6b/wCDo/8Axuj/AISD 4y/9E503/wAHR/8AjdH1Of8ANH/wKP8AmH9qU/8An3U/8Fy/yOy3L60bl9a43/hIPjL/ANE503/w dH/43R/wkHxl/wCic6b/AODo/wDxuj6nU/mj/wCBR/zD+1Kf/Pup/wCC5f5HZbl9aNy+tcb/AMJB 8Zf+ic6b/wCDo/8Axuj/AISD4y/9E503/wAHR/8AjdH1Of8ANH/wKP8AmH9qU/8An3U/8Fy/yOy3 L60bl9a43/hIPjL/ANE603/wdH/43R/wkHxl/wCic6b/AODo/wDxuj6nU/mj/wCBR/zD+1Kf/Pup /wCC5f5HZbl9a/Pf/gt3/wAEmvjt/wAFMvEnw91f4N/EDwjocfg+x1KK+XxNcXSNM1w9uU8vyIJe B5JznHUYzX2t/wAJB8Zf+ic6b/4Oj/8AG6T+3vjHnP8AwrjTf/B0f/jdH1Op/NH/AMCj/mH9qU/+ fdT/AMFy/wAjU+FXhq78EfDDw74K1K4jkuNH0K0sbiSHOx3ihSNmXIBwSpxkA4rf3L61xo1/4yjp 8OdN/wDB0f8A43R/wkHxl/6Jzpv/AIOj/wDG6PqdT+aP/gUf8w/tSn/z7qf+C5f5HZbl9aNy+tcb /wAJB8Zf+ic6b/4Oj/8AG6P+Eg+Mv/ROdN/8HR/+N0fU5/zR/wDAo/5h/alP/n3U/wDBcv8AI7Lc vrRuX1rjf+Eg+Mv/AETnTf8AwdH/AON0f8JB8Zf+ic6b/wCDo/8Axuj6nP8Amj/4FH/MP7Up/wDP up/4Ll/kdluX1o3L61xv/CQfGX/onOm/+Do//G6P+Eg+Mv8A0TnTf/B0f/jdH1Of80f/AAKP+Yf2 pT/591P/AAXL/I7LcvrRuX1rjf8AhIPjL/0TnTf/AAdH/wCN0f8ACQfGX/onOm/+Do//ABuj6nP+ aP8A4FH/ADD+1Kf/AD7qf+C5f5HZbl9aNy+tcb/wkHxl/wCic6b/AODo/wDxuj/hIPjL/wBE603/ AMHR/wDjdH1Op/NH/wACj/mH9qU/+fdT/wAFy/yOy3L60bl9a43/AISD4y/9E503/wAHR/8AjdH/ AAkHxl/6Jzpv/g6P/wAbo+pz/mj/AOBR/wAw/tSn/wA+6n/guX+R2W5fWjcvrXG/8JB8Zf8AonOm /wDg6P8A8bpP+Eh+Mn/RO9N/8HR/+N0fU6n80f8AwKP+Yf2pT/591P8AwXL/ACOz3L60bl9a4z/h IfjJ/wBE703/AMHZ/wDjdH/CQ/GT/onem/8Ag7P/AMbo+pz/AJo/+BR/zD+1Kf8Az7qf+C5f5HZ7 l9aNy+tcZ/wkPxk/6J3pv/g7P/xuj/hIfjJ/0TvTf/B2f/jdH1Op/NH/AMCj/mH9qU/+fdT/AMFy /wAjs9y+tG5fWuM/4SH4yf8ARO9N/wDB0f8A43QfEPxlx/yTrTf/AAdH/wCN0fU5/wA0f/Ao/wCY f2pT/wCfdT/wXL/I7PcvrRuX1rhv+Ew+LZlkhHgLS90bBXX+2jwSAf8Ann6EUv8Awlnxf/6EDS// AAdH/wCN0fU5/wA0f/Ao/wCYf2pT/wCfdT/wXL/I7jcvrRuX1rh/+Es+L/8A0IGl/wDg6P8A8bo/ 4Sz4v/8AQgaX/wCDo/8Axun9Tn/NH/wKP+Yf2pT/AOfdT/wXL/I7jcvrRuX1rh/+Es+L/wD0IGl/ +Do//G6P+Es+L/8A0IGl/wDg6P8A8bpfU5/zR/8AAo/5h/alP/n3U/8ABcv8juNy+tG5fWuH/wCE s+L/AP0IGl/+Do//ABuj/hLPi/8A9CBpf/g6P/xun9Tn/NH/AMCj/mH9qU/+fdT/AMFy/wAjuNy+ tG5fWuH/AOEs+L//AEIGl/8Ag6P/AMbo/wCEs+L/AP0IGl/+Do//ABuj6nP+aP8A4FH/ADD+1Kf/ AD7qf+C5f5Hcbl9aNy+tcP8A8JZ8X/8AoQNL/wDB0f8A43R/wlnxf/6EDS//AAdH/wCN0fU5/wA0 f/Ao/wCYf2pT/wCfdT/wXL/I7jcvrRuX1rh/+Es+L/8A0IGl/wDg6P8A8bo/4S34vf8AQgaX/wCD o/8Axuj6nP8Amj/4FH/MP7Up/wDPup/4Ll/kdxuX1o3L61wx8XfF4dfAOl+n/IaP/wAbpf8AhLPi /wD9CBpf/g6P/wAbpfU5/wA0f/Ao/wCYf2pT/wCfdT/wXL/I7jcvrRuX1rh/+Es+L/8A0IGl/wDg 6P8A8bo/4Sz4v/8AQgaX/wCDo/8Axun9Tn/NH/wKP+Yf2pT/AOfdT/wXL/I7jcvrRuX1rh/+Et+L 3fwDpf8A4Oj/APG6P+Et+Lx/5kDS/wDwdH/43S+pz/mj/wCBR/zD+1Kf/Pup/wCC5f5Hcbl9aQuo Gc1xH/CWfF//AKEDS/8AwdH/AON0knjH4sQRtNc/D/T/AC1GX8vWfmx7fu6f1Op/NH/wKP8AmH9q 0lq6c/8AwCX+R3HmegorL8Oa/B4l0Cz8QWYdYr22SaMY6KwyKK5pQqRk00dscRTqRUovR6nL2/H7 Rkxx/wAyn/7cCukm1XUb64a00aP7rYeZjhE/xPsK5uD/AJOLm/7FL/24FS+MvHdn4E+C154nudVj tblNOuP7PaTGZLkI7Iig/eYlenPAPauzG/8ALv8AwRPPyj4a/wD18n+Z0c+n63BCJbTUzNIPvxy4 Cv8AQj7v61LpOsm8ka2uInjmX78cg5H+I9xxXgXhn48fGTxV4hh0rwtb3F7u1owQtqUMVnDPEJr4 gOTGZUzHZnOEJBWQHaQufdbiSZPE2mxyABpLafftPceX+YyTXCeubIORmiiigAooooAKKKKACikb OOKaGXdkmgB9FFFABRRRQAUUUUAFFFFABRRRQAUUUUAFFFFABRRRQAUUUUAFFFFABRRRQAUUUUAF FFFABRRRQAUUUUAFFFFADZZBFGZG6KMmoIxdXI84yeWrcqoXJ/WjWDKNMmMMe5/LYqv97jpXH/Ff 4X2/xx8K2el2XxS8XeGI47pbldQ8F639huJcKy+W7bWynzZK46qPSgDs/ss3/P63/fK/4VnHxBoo 1r/hGz4otf7Q8rzfsH2iPzvL/v7PvY98Yql8Kvh8Phb4Ng8HHxv4i8RfZ5Hb+1fFOqG8vJdzE4aQ gZA6AYAAFcr8Qfgz8QfGvivU9etfiXZWNvcabHaaTDBo9zHc2GHV5W+0wXsTMZduxioRlTARkJdn APRlt5nXcL1v++V/wp32Wb/n9b/vlf8ACvED+yj8TrllTUf2ovFBjW3jVmtL/UYXmkSyaBJHIvyo 2zFZtsaoJCuJfNY+YPYfB+hP4W8O2/h+TVbq8FqpSO4vbqWeZkydoeSVnd2C4BZmZmxknmgBtxr2 j2ms2/hy48TWseo3cUktnp8k8YmnjTG91T7zKu5dxAIG4Z61ehnkEv2ec/N1Vh3FeG/ET9j3XfG3 7S+kfGy1+NHjCx022ila802z8TSRfZ3/AHAWG2QREJbyeUxmXeC5249vaXu1l16GxikDNHG0k3PK A4Cg/Xn/AL5oAzpLdLzxDNayvIEe9+by5WTOLdT1Ug1H43v/AAJ8OvC19418Y6pNY6Xptu099eSX U7LFGOrEKST+ANWIePFEjH/n9/8AbZaPiV4ItviP4MvPBd9MscF8qrM0kPmKVDqxUrkZBAI69+/Q gGZp3iz4Xap4h1PwtaeJc32jz20OoQPqEyeXJcR+ZCgZmCuWTkBST+NT/wBs/Dw+Irfwmuvq2oXS 3Bt7VNUlZn8jy/OHDdU82PKnn5unWvI/+GFr6Twtc+H774sfbLi9s2tLrUL7QRJIsZW6jEkX78CO eOK4SOOQ7tgh5Vt5x3Hw9/Z8uvAvjS28Vx+IrNobdb9EsLfS5EVY7kwN8ryXEjghoBnJKkNhUTrQ B1ynwY7KqazGWkuGt0Uaw+WmHWMfPyw7r1FQpqPw+kSSVPEtuyQrumZdcYiMZwS3z/KM8ZPevNl/ ZDvG1Pw3qU/jHSWbw9bx2pmTwvtnvIUuNNnWSSU3J/0rOmxqZ8EFX+4NoNVvC/7D+heGpIgniCzl hjuLCQwf2GqhxbR6KoB/eHq2j7u+Dcd/Ly4B6tFN4JuI4pbfXI3We4MELLrLESSj+BTv5b2HNPsI /CWqWxvNN1QXESzeU0kOrOyiTIGzIf72SOOvNeSeG/2Jk8ML4cjsvG1m66FDaxSeZ4fH7xYY9HUv FiYeTKW0hWD/AD7RORtYqGOp4d/ZMHhP4V+IPhz4c8arYzatNpdzpupWulhPsF1YWVjbwy+WJP3m ZLFJSu4ZD7M8biAehNd+AkLCTxFCpjWNpFbWm+UP9wn5+N3b17VHBq3w9ntPtp8QLEv2eOeRbjVJ InijcAqXR2DR5yOGAPbrXmOkfsT6bo3jjS9dsvFluuj6LcQNpujjRSGSKFrIxI0gnCsV+xKPM8sO dw3FtgzDo37Ef2HxJpes6t48tL630vT7e2Fr/wAI/t8/yjp5DPmcoTmwGCEDfvBuL7BQB6x4bvPA vi6bULfw9q7XbaTffY9Q8nUJj5M3lpLsPzc/JIjZGR831A028NaSozi5/wDA6X/4quR/Z1+CUvwH 8FyeEJPEq6rva0P2n7D5DEw6fa2hJHmPksbbzOox5m3nbubvyM9RQBiw6f4cup5ra1upJJLeQJMi alITGxUMFYB/lO0g4POCD3FVr2y0G88NXer6NfyTKtvKYpodRkddyhhwdxHBBH4V5d8av2NL7x/8 SLnx/wDCr4v6t8P28TQJZfEaPQYU3a/aIuI2Bb/j3ulH7oXCgt5TsOy49I8PfDnwR8IvhSfh38Of DNro+i6Xpksdjp9nHtSNdrEnuWZmJZmYlmZixJJJIBJrNst9Lp+mzTTLFcXm2byZ3jZlETtjchDD lR0Paq+vWHww8LXFva+JfFB0+S8k8uzS+8UTwtO3HyoGmG48jgZ6j1q5ekDU9Jz/AM/5/wDREtZP xY+E+q/EdbqPS/EsOni80W4024abT/tH7uRlbco8xACCvKsHRxgMpAwQDZ/4QTw12Opf+Dy6/wDj tQ2/hTwXdXk2n299eST2+37RDH4guWaLcMruHm5XI5GRyK8g8ffsWapqdhFf+GfFFgb6zXUHWOTR Vja9lumu9wknWUPt23EKkHdxapjbu+XsPhz+zJa/D7x7H47h1+3kmjjmhENtpvkqlu/K2yfvG2Qx nbsTBwqKP4QaAO2XwF4af5Q2pKTx/wAhy6/+O1X0K3FjdalpsU0zxW1/sh8+d5GVfJjbG5yWPLHq e9Zvwy/Z5+GHwg8WeIPGngjw8La+8SXnn6hI0m4RDAPlxD/lnGX3OVHVnPYKo1dOIOs6zg/8xIf+ iIaAKn/CdeGx4yPgB77y9W+xi6jtpY2XzYs4yjEbXweoUnHfvjSv/m0+bH/PFv5Vyuv/AAvm8V/F HSvHev6ssljoEJfR9Nhi2sLpsh5ZJM5YBdoCjAOTnOMnqr7P2CbP/PFv5VVP+IvUzrfwZej/ACM/ 4NZ/4VP4c/7A1v8A+gCil+Df/JJ/Dn/YGt//AEWKK6MR/vE/V/meZl/+40v8MfyRnQf8nFzf9in/ AO16tW8/hrVNIfwB4ugZUlUxbJHKJcKW4AcEc9OMjOe/NVbf/k4yb/sU/wD24FdHrnhHStajK3ar 8394Vpjf+Xf+CIZP8Nf/AK+T/MoWfw3+HXhS8/4SeDTVtZobhrj7VJdyEK58/LYZsf8AL1P2/wCW h9BiXS9ai8UeJLfULC3kW3tY5UjmkXb5u7byB1x8vfB56VAPh7aXBihvtdmuI4P9VDNMWVPwJroN L0u209fLgHT0rhPXLlFFFABRRRQAUUUUAMnYpHuAzXnFh8Tda8R6jp8+ieIfD9tPq2nJqOi+G72Y /ar+zxkylgcxn5l+6jhP4i275fRrgFo8CvE7jS/Dvw9+Ing7wdrHw+sdV8TR6W+n+EPEk0DtHa2s QBYSna3kSFdoyv8ArCMZQYA6sLGnLmUu2n3Pv0vv1tseTmlTEU+Rw0V1ffulpZN3s3y30va5N8Vf 2sfEPgDUPB3/AAjvwhutbsvEVveXWsNHJdLcaVBbPbrMwWG0mhYr5zsTPNbRnyiFkdmVTj33/BQr whpltcJf/Avx8moW0d20mjxw6XLc5hASNFEd+Ud5rktaIqsSJUJk8uEpM3ol58N/HFhoei6R4Z8R 2u+0URatNdWkf+lRvcwSThQY32ho1mULnHzrkkqGW1oHwW8FzeHY7b4geBvD2rahcfaJtWuJ9Gtp BPcXEXlXDHEKB98f7pmKgvGoDDqK56nL7R8u3T06HpUfaexj7T4rK/rbU4/wb+2TpXi/xtpfgyT4 E/ELR/7Wvnt4dS17R7a1t7dRZJdJPMGufNjjkZnt48x72mglGwIokPJ+HP8AgoRJJZ2cvjP4Ba5H LeanZ227wzqltfQ20VzIRHM73RtGlRIwJZJLVLiFo2VoJbgHNe2aH8GvhB4Y1K31jw18KfDen3lp M8trdWOhW8MkMjxLC7IyoCrNEiRkgglEVTwAKIPg18ILVI47b4U+G41hv3voVj0O3AS6c5ecYTiR iSS4+Yk8mpNCj8Dfi8vxv8Bw+PofA2seH4bi4ljhsNce2NwVRsCQ/ZppkUN1A37h3Arsqr6fpWl6 RE0Glabb2sbNuZLeFUBbAGcADnAH5VYoAKKKKACiiigAooooAKKKKACiiigAooooAKKKKACiiigA ooooAKKKKACiiigAooooAKKKKAEZdwrDvvA1vNeNe6Trd9p7SMTKtnMAjH12sCufcAZrdooA5/8A 4QnVP+ig61/38i/+N0f8ITqn/RQda/7+Rf8AxuugooA5/wD4QnVP+ig61/38i/8AjdH/AAhOqf8A RQda/wC/kX/xuugooA55vA2ovxJ4+1ph/wBdYx/JK09H0Gx0KAw2fmMWbdLLLIXeRumWY8k/4Veo PSgDBksLi81O+aOAMq3S4bzihB8lPT2NO/si/wD+eDf+Bzf41e0o4u9Q/wCvxf8A0THV4EHpQBh/ 2Rf/APPBv/A5v8aP7Iv/APng3/gc3+NblcR8dfipd/CPwtD4ksdHt755LpozDd3xtkCpbzTt84jf 5isLIi4+Z3QZGc0Abf8AZF//AM8G/wDA5v8AGj+yL/8A54N/4HN/jXHfAv4/XvxL1vWPBPjnwhH4 a8TaO7tcaKupC8DW4uJYknSeNfKYMEUlFcyRs22RUON3poIPP9KAMP8Asi//AOeDf+Bzf40f2Rf/ APPBv/A5v8a225UgH9K+f/iT+178SfBOt/8ACL+H/gnYa1qsn2rytKj8YR287rG+olXBmhWMJ5On OzszqEkmjQFx85APZf7Iv/8Ang3/AIHN/jR/ZF//AM8G/wDA5v8AGqPwm+J2h/Ffwx/wk+hpPF5d 5PaXlpdW8kUtrPE5V4nWRVII45AKMCCjMpVj1WR1oAw/7Iv/APng3/gc3+NH9kX/APzwb/wOb/Gs f4z/ABPvPhnoum6npthY3k19rENktneXz28k+8MSINsUnmShVLBW2LtVmZ1C15t8N/2x9U8Ta/oe meOPAVjpGn+JBbRaLrml68+pW11dSmXdbjy4A0bIRApeURxkysFdjEwAB7D/AGRf/wDPBv8AwOb/ ABpJNEvJUaKS2ZlZcMrXrEEVsxSrtCk08MDQBiXmi3V/EsVzYqdjhkZbkqysO4IwR3/Oq6+FJlGB Fcf+DaX/AOKry/xt+1f4g8NfE/U/hn4a8F6Nrl9abWtbe18UeXNcmSVLeOEB4Nizec3zKX2oiSMW JUiu0+AHxvtvjZ4am1G40gaTq+nyxw61ov2n7R9jleJZABMqiOdCGyskRZCB97cGRQDc/wCEWm/5 5XH/AINpv/iqP+EWm/55XH/g2m/+KrpM1wP7UHxyh/Zv+BXiH40S+DNY8Q/2HZ+cukaDplxd3E7F goylvFLIsYzukkCMI0VnIIU0AbX/AAisx4MVx/4Npv8A4qrFlot3YRtHb2S/M25ma5LMzepJyTXh unftz6nDrU154o+GMNv4TttRntLzxRpmtNefYJFlt1jgurVLcTxTmOSaR1VHjjMIV5FMiZ+irZ9y ZzQBm/ZNT/59I/8Av8P8Kg1K21JNPndrNMCFs4mHp9K3ar6x/wAgm6/693/9BNVT+NepnW/gy9H+ RzPwcOPhR4dH/UHt/wD0WKKPgzx8J/DgA/5g9v8A+gCiujEf7xP1f5nl4D/caX+GP5Iz7f8A5OMm /wCxT/8AbgV0Sxal4gfzPP8As9puO1kPzyc44/uj36/TrXOxf8nFTf8AYp/+3Aq7e6rrOl/DeG90 Qfvtyq83kGXyI2kw0uxeW2jJ/DOCBg6Y3/l3/giPKPhr/wDXyf5m7c+GrAwqLLdbyKMRyxnn8c/e /Gk0u61C3uxpmqKvmFSY5IzxIo/kfb3rxz9nbxr8Ub63juvGGvS6xqOp3kLNZPMji3sR5i/aB5YC pvOZA2Nrp5SrncCPYNRk/wCKt0tR3huc/wDkOuE9c2KKAc9qKACiiigAooooAa+SvArxz4x+CfEO tftMfDHxnpmnabLZ6O18t9NdaxfQzx+ZGFHlQwjyJ++fP+7/AA8mvY5ThMmvB/2idd+F118aPB+l eMPiba6bthvIrnS5/EkNvDPHHJaXcongkYecojgG4HgRzMTwRXVg/aqs/Zq7tL7rNM83NVhpYaKr tJc8Gr91JNb+aPeqKyfBfhvSfB/hix8J6BaxwWOm2cVvZwxIFVI0QKAAOAMCtZeBXKekFFFFABRR RQAUUUUAFFFFABRRRQAUUUUAFFFFABRRRQAUUUUAFFFFABRRRQAUUUUAFFFFABRRRQAUUUUAFFFF ABRRRQAUUUUAFB6UUHpQBzJ8TX1h4l1HSbPwxeXm2SGVpoXhCjeirj55FORtJPHTpk8U9vF/iHAx 8OdV+7n/AF9nxzjH+v69/TB9eKm0jnxdrA9rf8PkP+f59q2460vGP2fz/wAzljCrNt87Wr6Lv6HP L4v8Qnr8N9W/i/5eLPt0/wCW/f8A/XioNV1zU7+22Xvwn1K8VZFdYWksm+dMOrDfPjIboeoIzxwa 6qijmj/Kvx/zK9jV/wCfj+5f5HE6J4p1N7OLWLX4R6qslzbq0kyNYKzggyYOLj+8zcdNzE9Dmrw8 c+JCdo+FGucD/n4sfT/r5/z9Oa1vCH/Iraf/ANecf/oIrSo5o/yr8f8AMPY1v+fj+5f5HMDxt4mI 5+E+uDgf8vFj64/5+fx+g9eKoahreqNqFrdf8Kj1JZG8yN2ZrAu8bA7o8mfOCVVz2IXnniu2qlqn /H7Y/wDXd/8A0U9HNH+Vfj/mP2VX/n4/uX+Rz1v4n1jTEkSw+D+sRq0jyNHDJYqC7NljgXAySSWz 3578VMfG3iY8f8Kn1zn/AKeLH/5JrqB0oo5o/wAq/H/MXsqn/Px/cv8AI+Vv2rYP+ChPjjxtp6fs 7eDNBsPDtjapM6+IobG4uHvSTlvnkcLsAUKV2nLPksMY82s/Cv8AwWRito7ez/4QpY7ebfCsem6a BE+WOVH8JBJ59WPvX3l+FVdK/wBXL/18S/8AoZr2MPnUcPRjT+q0nbq4tt+r5j5bGcIzxmKnXeYY mPM72jUSivJLl0R8b+C/+HxuleMNJ1HxkPC+o6RDfRnVLFY7JWnt84kAZWUhsEkEEfMBnIyD9Ujx z4mCnd8KdbJA/wCfix57f8/P4/Sup/CiuTHZhHHSUvYwhb+RNJ+up6eU5HUymnKKxdWrzO/7ySk1 6e6rX6nD3upXEd1/aVv8F777T9sWU3A+wbnfiMsG8/O4x5UHrt446Vat/EOqae0j6d8HNWTc+W+z y2C+YVUKD/x8DPygAZ5AUDium1P/AFEf/XxH/wChip0+7XFzR/lX4/5nr+yrf8/H9y/yOYPjjxKr bT8J9c+9jd9oseeOv/Hz/wDXpsvi7Xr2Jra4+FGseW+FkWWayKkMDnI+0cgdD9eM811VFHND+Vfj /mL2VX/n4/uX+RwVrq13O99bXXwc1FoZLtXaH/iX4ZmRWZmHn4Y7gCSc5JXGccdX4V1mPX9IXU47 Ga13SOklvPs3xujlGU7GZchlI4JHvTrfIvb4g/8ALwv/AKKSq/geVpdGmZpWfbqd6u5mLdLmUY59 MYx0HQcAU3yyptpW1RMfawrKLldNPt0a/wAzYqvrH/IJuv8Ar3f/ANBNWKr6x/yCbr/r3f8A9BNR T/iL1Nq38GXo/wAjmfg1/wAkn8O/9ge3/wDQBRR8Gv8Akk/h3/sD2/8A6AKK6MR/vE/V/meZl/8A uNL/AAx/JGfBz+0XMP8AqU//AGvVy38R3PhN/wCyNa04vY7isdxChLRqSeGXuPcfl3qnb/8AJxk3 /Yp/+3ArtLnSbO+X/SYVbNaY3/l3/giGUfDX/wCvk/zMi58V+EvD+lQy6fLC8bxgWdrYqMyADaAo HAA4HOAOlReHLnV9e1ldb1O1WBI0ZLeFTkoDjOT3JwPTHTnqdCHwV4ft5vPh09Vb+8K0oLWG3XbC m0VwnrklFFFABRRRQAUUUUAR3H+qPFfLP7QP7Ffh74wftf8AgT9oSzupho+ntv8AGVlbQyvHqUto Q9i20KUcB/lcnOUjCgd1+l/F8ksfh6cxqu0lFuCxxthLASsPcR7iPUgda/KL/go58bf2w/C37fEu g+B/E3iuxTSbm1XwBpulW8iwzo1vEW8qJF23W6QujZD5IKHhdo+g4bweLxmNnHD1VBqErt9mrNfj v03Ph+Ps0y3K8pp1MdQlWi6kLKO907p/g1brex+rkWv2CD5YL7/wWz//ABFS/wDCRWI6217/AOC2 f/4ivEPjvo+u+IJ/h/rl/D4Uk1C3jBMfivWLiyl028kks1S+s0hglMtykpWARkxZF2y+Ztdo5PJZ fhH/AMFV/iP4e1Wx8K/tN+Cj4f1bVJRo+rTQ6hpurw6abaWJkdTZDyrrz2X5woAWHeEDyfJ4DVmz 7aEuaCkj7J/4SKx/59r3/wAFs/8A8RR/wkVj/wA+17/4LZ//AIivl28/Zu/bb8ceBho37QQ+Ffjy 9sfideahoK3GqXllDp+hvp81vbzhvsEzHUYJpfNVVCLwCs8ZAAL/AOG/7ffiH4jeJLXS9c06003R NYtbjwtcahrEVrbahGz3DSKv2exklgCo0Cuh3iUxg7oy7KiKPqP/AISGx/59r7/wWz//ABFJ/wAJ FY/8+17/AOC2f/4ivmhP2Y/2u/EHwI0TQfipr3gnxH4+h8a22salqy6tNBp9ssdtFF50KSafM8jq YztjX7PLhiyXkMn7yufh+An/AAVot9WXxJbfHj4Yx3V7JfR6vb+dfMq2wS5OnpA5teHjkmVZHdG3 As6gFEjoA+t/+Eisf+fa9/8ABbP/APEUh8RWWP8Aj3vf/BbP/wDEV4L48/Z//ac8X2eg67HqHg2P xrb+BrW0uPG0WqXMc2haxEjmc2EL2kgltruSTbIZHjISKMvHOVVUybn4I/8ABRmL4xWup6F8b/CN r4MutavT4ihuLyafU5LPEa2slsfsSxRSFVYPC4cR4BWaQsSAD6Us9Xt764a3gMisoBZZoXjO31ww GauVieJle2+wT2oX7WmoQLD83LKzgSjGRn915jY5xtzj5eNvpQAUUUUAFFFFABRRRQAUUUUAFFFF ABRRRQAUUUUAFFFFABRRRQAUUUUAFFFFABRRRQAUUUUAFFFFABQelFB6UAYGlH/ir9YBx0tv/QDW 7Ga8n/aA+KF/8IfBvizxjpCKb5VtILHzAGUSyDaGI/2Rubng4x6189Xvgf8AaW0bwFpf7TXhb4na lqQuLU32pL9tcPagOc7kZtskWByoHTgriqluZ09n6v8ANn2/mjI9a8rtv2lPDuk/srTftMeLLfyr PTPD82oanCJkjG6Dcsiq0jBQC6EKSehH0rQ+APx70z9oHwxF4z0Hw3c2en3mk2GoafcTXkEyXkF1 F5ivGYXcYHKndgllbA27WaTQ+BfiJ/wVS/ao+H3xA13wH4em8P8A2HRdYubGz87R97+VFK0a7jvG TtUZNY5/4LA/tgf8/Hhr/wAEn/2deD/HjP8AwvDxp/2Nupf+lUlcrX9KYPhfh2eEpynhoNuK6Lsj +Cc08QeN6OZVoQzCqkpySXM9EpOx9Rf8Pgf2wP8An48M/wDgk/8As6jm/wCCvH7Xc8kcsk/hrdEx ZP8AiSnqQR/f9Ca+YaK6f9VeG/8AoFh9yOD/AIiLx1/0Mav/AIEz6i/4fA/tgf8APx4Z/wDBJ/8A Z0f8Pgf2wP8An48M/wDgk/8As6+XaKP9VeG/+gWH3If/ABEXjr/oY1f/AAJn1F/w+B/bA/5+PDP/ AIJP/s6jh/4K9fteQBhHP4a+ZmY/8SU9Scn+OvmGin/qrw3/ANAsPuQv+Ii8df8AQxq/+BM+ov8A h8D+2B/z8eGf/BJ/9nR/w+B/bA/5+PDP/gk/+zr5dopf6q8N/wDQLD7kP/iIvHX/AEMav/gTPp+X /gr5+15MoWSfwzwwb/kCnqDkfx08f8Fgf2wBwLjwz/4JP/s6+XaKP9VeG/8AoFh9yF/xEXjr/oY1 f/AmfUX/AA+B/bA/5+PDP/gk/wDs69F/ZK/4KZ/tNfGb9ovwt8MPGcuhHS9XvnivPsuk+XJtELvw 2845Udq+GK9m/wCCeX/J5/gL/sLS/wDpNLXnZxwzw/RyqvUp4aCahJp22ai7M93hnj7jTFcRYOjW x9WUZVaaacnZpySafk0fsFZ5+3Xu4/8ALwn/AKKSqvgXI0abef8AmLX3ft9qlx/n+XSrVsSLy+G3 /l4X/wBFpXhcn7VniDwxbeOtL034XWd9ceG9ZVNF8zxJHbpqSz6hcwSGY+S32QpJBLjiUyLsOQzs q/zuv4UvVfkz+4Jf7zH0f6H0Jmq+sf8AIJuv+vd//QTXG/BH436H8cYdY1Xw7o19a2mm3sMEEuoR 7GukktYbhZVXspWYY55xnjoOy1j/AJBN1/17v/6Camn/ABF6mlb+DL0f5HM/Br/kk/h3/sD2/wD6 AKKPg1/ySfw7/wBge3/9AFFdGI/3ifq/zPMy/wD3Gl/hj+SM+3/5OMm/7FP/ANuBXep92uCt/wDk 4yb/ALFP/wBuBXep92tMb/y7/wAEQyj4a/8A18n+YtFFFcJ64UUUUAFFFFABRRRQAydUeMpJ909a +Z/j78RPHHgL9sz4N/BPwjrUNvo/jBNWF20mm281xY/Z7bev2aSRGMeehB3DaMACvpphkYIrwD9o 7w9psv7Unwr8ar8OLzWNU0ePUDpuoQ3kscVmZZLW2cSBFYEFJ2k5BIWGQgcV3ZfKjHEN1Vdcs/vc XZ/J2Z5GdU8VUwkFh5cr9pTb/wAKqRcl84pr5npGs/CS78QvC+tfEfV7j7NIskBazsfkZZEkU8W/ Z40b6qKtaR8ONc0PTbfSdK+KGtQ29rCsUEa2didqKAAObbPQd63vC1/quqaBZ6nrmkrYXlxaxy3V jHMZBbyFQSm8qu7B4ztGcdBWhXCeuc2fB3i08H4ta5/4BWH/AMjU3/hCfFP/AEVjXP8AwDsP/kau mooA5seDvFoGB8Wtc/8AAKw/+RqP+EO8W/8ARWtc/wDAKw/+Rq6SigDm/wDhDvFv/RWtc/8AAKw/ +RqP+EO8W/8ARWtb/wDAGw/+Rq6SigDI0bw7Pp8iz6vr19qlxGx8u4vPLXaD/sRIiZAyN23dgkZx xWv0oooAKKKKACiiigAooooAKKKKACiiigAooooAKKKKACiiigAooooAKKKKACiiigAooooAKKKK ACiiigAoPSig9KAPOPij8M7H4waP4q+H2oXLW63kdoYbjZu8mVRuVscdwM88jI4r5+1L9mr9sPxZ pWm/CbXLuzt/DelqsUMkOoRi3ZQxPmMinzJG5ONyj2xya+qtJU/8JhrBz2tuMf7BrcjqpGdPZ+r/ ADZz/gb4aeGPBHw8074cWdjHcafY2awslxGCJmzuZ2U5GWfLkdMmti00bStNydP06GD92kf7mML8 iAhV47KDwOg7VapH5Uj2qTQ/DL48kf8AC8PGf/Y2aj/6VSVytfoJ4o/4I5t8S/EupfEZf2g/sf8A b+oTaj9k/wCEX8zyfOcybN32kbsbsZwM+lUx/wAEO5iP+TlR/wCEj/8AdVf0FheO+GaWFhCVZ3UU n7st7Jdj+Jcx8IOPsRmFapTwqcZTk178NU3dP4j4Hor75/4cdTf9HKj/AMJH/wC6qhuf+CIjwTQx P+0lnznZV/4pHphS3/P17V0f6/cL/wDP5/8AgMv8ji/4g14hf9Aq/wDA4f8AyR8GUV98j/gh1N2/ aVH/AISP/wB1Uf8ADjqb/o5Uf+Ej/wDdVH+v3C//AD+f/gMv8h/8QZ8Qv+gVf+Bw/wDkj4Gor75/ 4cdTf9HKj/wkf/uqorX/AIIgvcBmX9pILtkZf+RS64OP+fqj/X7hf/n8/wDwGX+Qv+IM+IX/AECr /wADh/8AJHwXRX3z/wAOOpv+jlR/4SP/AN1Uf8OOpv8Ao5Uf+Ej/APdVH+v3C/8Az+f/AIDL/If/ ABBnxC/6BV/4HD/5I+Bs0V963P8AwRBkgRXb9pPOZFX/AJFL1OP+fqnr/wAEOpdvH7Sg/wDCR/8A uqj/AF+4X/5/P/wGX+Qv+INeIX/QKv8AwOH/AMkfA9ey/wDBPEj/AIbO8Bf9hWX/ANJpa+lP+HHU 3/Ryo/8ACR/+6q7H9nr/AIJMS/Ab4z6D8XB8d11T+w7ppvsP/CNeT52Y2TG/7Q2372c4PSuDNOOO G8VltalTqtylCSXuy3cWlukezw74S8eYDP8ACYmthkoQqwlJ88HZKSbduY+vrf5ry+x/z8L/AOik rh9C+APwN8V6Xr9z4r+C/hPUZvEWsXT+IHvvDtrK2ptHc7Y2uC0f74qsMIUvuIEUeD8q47eyG25v gP8Anuv/AKKSoPBEbxaRMrwmM/2peHaysM5uZDnn1zn0544wK/CI/wAJ+q/Jn9jS/wB4h6S/9tGe C/hr8O/huNSHw98B6NoP9s6pNqWsDR9Litft17Kcy3U3lqvmzOeWkbLMepNaesf8gm6/693/APQT Viq+sf8AIJuv+vd//QTU0/4i9TSt/Bl6P8jmfg1/ySfw7/2B7f8A9AFFHwa/5JP4d/7A9v8A+gCi ujEf7xP1f5nmZf8A7jS/wx/JGfb/APJxk3/Yp/8AtwK71Pu1wVv/AMnGTf8AYp/+3ArvU+7WmN/5 d/4IhlHw1/8Ar5P8xaKKK4T1wooooAKKKKACiimsxU0AJOxWPINfD37bvx2+OPgv/goL8GvBHhLw 1fNZTTS/YYY9aeCz1trjZFtn2o2zyHDM3yuQjqQMnFfbOp3q2mnzXksbMsMbOVTknAzgdOa+TP2n /wBtz9kP4T/tD6B4Y+MvinWIPGHhfd/pmgaBFcQ6B9qgRnLyTRM7l42TPlKxxtyinNexkcan1x8l F1Xyy0S7xav8r/07HyvF8qMcrh7XFLDr2lN80nZO0k+XXq0vw10ufXFq0vlfvsbtozUoYY615h4o 8a3Xh99H/srxP4w12PWLWS9E+kQ6PstbKPyt91J58cZaMedH8sYkkO75UbBryu5/4KMfsqHStSv/ AA/+0V401ibR7qzh1LT7DwSy3FuLmNJEmkWbTkEcIVwrzOVjSX9wzCciI+O99T6iLTimj6k3D1o3 D1rwHUP2pvBumeE4fiTe+J/iLB4TXw3DrmreJrzw/p1rFpNnLJNHG09tcQpebmaB8LFbyHBU9GBr mrz/AIKO/sj6f4Lm+I19+0r44t9Bgh0uSXVbv4c3cER/tCDz7ZY/N0pTNJswJYog8lsxC3Cwnigo +o9w9aAQeQa8w+D3xX8P/GOXXrr4dfEDxBqVv4e1Y6bPNrmgpa2t3KI0k8y3Jt4XuICHGy4jJik+ 8jSLyfQ9H1A3+mx3TxLHIdyzRrIHCSKxVlyOuGBH+HSgC5RTTJ6CkEwx92gB9FNMny7sUeZ6igB1 FMWbLY20vmc4xQA6ikLYGaWgAooooAKKKKACiiigAooooAKKKKACiiigAooooAKKKKACiiigAooo oAKKKKACiiigAoPSig9KAMHSiT4u1hQf4bft/sH/AD7VuR1h6Tx4w1g5H3bb/wBANbkdVLf5GdPZ +r/NjqCR0Joqrquj2es2zWd8rGNsbhHM0Z45HKkEfnUmhW8IIv8Awi2n/wDXnH/6CK0gigYxWX4L jS28JabFGPlWxhVcsScBB3PWtPzPajYBdi+lUtTUfbbHj/lu/wD6Kernme1U9TfN7Y/9d3/9FPRz AXAq46UuxfSkD8dKPM9qOYBdi+lVNKVdkvH/AC8S/wDoZq15ntVXSmPlynH/AC8S/wDoZouBb2L6 UbF9KWigCrqajyY+P+XiP/0IVYVRt6VDqf8AqI/+viP/ANDFTp92gA2L6UbV9KWigDPtRi+vh/08 J/6LSqvgT/kDT/Lj/ibX38OP+XqX/P8Ah0q3a/8AH/fD/p4X/wBFJVTwJn+xZvmz/wATa+75/wCX qWtF/Cl6r8mYS/3iPpL84m1VfWP+QTdf9e7/APoJqxVfWP8AkE3X/Xu//oJqaf8AEXqXW/gy9H+R zPwa/wCST+Hf+wPb/wDoAoo+DX/JJ/Dv/YHt/wD0AUV0Yj/eJ+r/ADPMy/8A3Gl/hj+SM+3/AOTj Jv8AsU//AG4Fd6n3a4K3/wCTjJv+xT/9uBXep92tMb/y7/wRDKPhr/8AXyf5i0UUVwnrhRRRQAUU UUAIWA6mmO6g7i3FZ3ivxboHgvSpte8TanDZ2cCjzJpmwMk4CgdWYngKMkkgAc1xS6X43+MxabxB 9t8N+F3yE0uNjFqGoru4eaRTutomA/1S4kII3MnzR1vTouUeeTtHv+i7vy++xx4jGRozVKmuab+y unm30Xm/kmXta+KH/CQ61J4H+G2mtrF9HN5eo6hFIFtNMwwz5kpBDSjqIlDNnG7Yp3V8e/tm/wDB MTw7+0Z+1FB8X5fjOvh5fFE0I8R6PqFiWuFW3to482ZUbZCUiGd2QpJbLY2V93aH4e0bwzpsOi+H 9Mt7Gzt02W9raxBI419ABwK5fxtpd/d/FnwZqUFmzwWrX5uJlHEe6AAZ+vSu/L8wrZfinUwj5Hyy V3Zt6X1vpultseDnuR4XOsvVLM4e1XPBqKvFRd1HSzu9G7tvVX0RxnxR+HXhrxZ4X8M+E9Lk0+8t dCjS3k/tW3kPnW6rGNjhQFkVvLUtG4MbMqMVJRQG+GvgB+z9N4Qt9D+IOiRaxJjdcR3jSeVndu2C KJY4VXIQtsjQSPEkjguAw9pRY3Gdi/pTvKT+6P8AvkV5Tblqz6iMY04qMdkec6j8Nf2edVW3hv8A Q0khttPNlHa+ddCE2+XKo0QbY4QyOULAmMnKFeKS/wDhl+zvqdhHY3+i+Y0M0c0d6bq7F2sqRiNZ RchvO8wINu/fux1Nej+Un90f98ijyk/uj/vkUijjfCWk/C3wDDqA+H2j+XLql8bu8gtkld7mchUz 8544Cgcqigc7VBIaND+LllFIdA1/RYo5pJJltbzS5ZGieS4WRlMiyjeApmUEKMlkPAUhu0Ma4woA /CnAYGBVRlyO9k/VXMqtGNaNm2vRtfkcO3/DQkMyhI/Cc8eG3bmuY2z9pGOzDi3zn1kAxhamtdW+ N0cUIv8AwNoMjsqfaPs/iCVQpMxVtu63OQIcOM43MSvyj5j2VFae2XWK/H9GYfVJdKsl80/zTORs fEfxQc241b4aww+ZJCs5tdbSURBmcO3zIhYKFQ9MnzMAfKcwp8QPHCeWb74Na5HvMe4x3lnIE3JI zfdmz8hRVPHJlXbuAYr2lFHtIfyL8f8AMPq9dKyrS+aj/kcKPi5dQIft3wp8XxEQxuQNKWTrbNOV yjkEqV8ojvIyqN2c1YT4x+G1XN5o/iC3+XcVk8OXZ2/6P55HyxnkJkf742DL/LXYSDI/Go5IR39P 7tHPRl9j8Rexxi/5e39Yr9Dl1+NHw4jtPtl94j+yR7JX3X1rLBhY4lmckSIuNsbBjnpyOoIqSP44 /B2VZWX4m6JtgklSZm1GNRG0QjaQHJ42iWMnPTzFz1FdEYEPzFvwK1VvfDui6lG8Wp6Za3CyKVZZ 7dXBBxkHI6HA/IelF8P2f3r/ACHy49fbi/8At1r/ANu/QLbxj4SvJHhtPE+nyNHI8cix3iEq6EB1 PPBUkAjqCRmr4nhPSVfzrn7/AOFXw31aKSHU/Amj3McxZpln02Nt7M6uxbK8kuiMSeSygnJAqrcf BX4XXKyL/wAIXZwmbf5rWiGFmLzLO53RkHLSqHJzkkc9TRbDvq18l/mgcswj9mL+bX/trOr8xDwG o8xDxurjR8EvBcM7z2V9rtu0n3vs/iK7HW4NwcAyHGXJ/wCAfIML8tLp3wmfSZI3s/iX4oby5FYr daks6uBO8xVvMRjhg/lnnIjVQCNoNHLRktJfh/wQ9tjFvSXyl/mkdiJYz0agyxjq4rkG8FfEOAWo 034t3LrC0Quf7R0i2ka4VZHZ8mNY9rMrKmQMKEBAJJJqRaR8eLCKFT4y8N6gVktvtDS6HNbmRAH8 8rsmbazHy9udwUBs7sjB7GHSa/H/ACD61VT96jJf+Av8pX/A7vcvrS7h61x8GqfF6zgVtR8JaHdO oj3/AGPWpY2c+SS5VXgIH735VBfBU7iQRtNVPiX4/tbhoNY+COsKqwhhNY6haXCuRamZlUGRWJEg 8gZA3OQeFO4HsJPZr70H16kviUl/27L/ACsd0CD0oJA61xsnxh0WwRn13wt4isNsZZmk0GeVRtgW ZstCrqMBtvXl1ZV3EYp5+Nvwpinmt7zx7ptq1vLPHOt9ceRsaEIZcmTHCCWMk9BvFDw9b+V/mNY7 B81udL1dvzOu3L60uc1n2eu6XqILadqFvOqsyM0MysAynaw47g8EdjVuOTeCOOPRqxalHdHTGcZ6 xafzJaKB0ooKCiiigAooooAKKKKACiiigAooooAKD0ooPSgDB0okeLtXx/07/wDoH5fl+PatyOsL SufGGsZ/u231+4a3Y6qW5nT2fq/zY6kbO049KHbau7FME4YYxUmh4na/t2/sm+E7ZfC3iH42aXbX +m/6Le20iS7oZo/ldDhOoII/CpR/wUM/Y0xz8d9J/wC+Jv8A4ivyc+PP/JcfGf8A2Nmo/wDpVJXK 1+1Ybw0ymth4VHWn7yT+z1SfY/k7HePnEmFxlWjHDUrRlJL4ujt/Mfsd/wAPDP2M/wDou+k/98S/ /EVWvP8AgoL+xvLd2si/HbStsczFv3c3HyMP7nvX49UVt/xC/KP+f0//ACX/ACOT/iYPib/oFpf+ T/8AyR+x3/Dwv9jP/ovGk/8AfuX/AOIo/wCHhn7Gf/Rd9J/74l/+Ir8caKP+IX5R/wA/p/8Akv8A kH/EwfE3/QLS/wDJ/wD5I/Y7/h4Z+xn/ANF30n/viX/4iu0+C3xr+F/xt0i91r4VeMLfWrSzvmiu Z7VXCo5+cL8wHO1gfxr8Pa/Sb/gib/yQ/wAXf9jUP/SWGvneKOB8vyLKJYujUlJppWdrau3RI+48 PPFzPOL+JoZbiaFOEHGTvHmv7qv1bPtJc45ooor8xP6EK+p/6iP/AK+I/wD0MVOn3ag1P/UR/wDX xH/6GKnT7tAC0UUUAULY/wCnX3/Xwv8A6KSq3giRpNImZpC//E0vBuZielzIMc+nT0GOOKsQHF7f Hbn/AEhePX90lUvA7tDosyvlj/at9yx7fapa0X8OXqvyZzy/3mPpL/203ar6x/yCbr/r3f8A9BNT JLvfaFqHWP8AkE3X/Xu//oJqaf8AEXqaVv4MvR/kcz8Gv+ST+Hf+wPb/APoAoo+DX/JJ/Dv/AGB7 f/0AUV0Yj/eJ+r/M8zL/APcaX+GP5Iz7f/k4yb/sU/8A24Fd6n3a4K3/AOTjJv8AsU//AG4Fd6n3 a0xv/Lv/AARDKPhr/wDXyf5i0UUVwnrhRRRQAVk+LfFej+DfD974m1688m0s4TJM6qWbjoqqASzE 4AUAliQBkmtQk9q4OeKP4i/FeXT5jv0fwk0bzRbSEn1R1EiZ/vCKJlbByN8yn70YxrRhGpK8tlq/ 67vY5MZXqUaajT+OTtG+197vySTZD4V8Ga3401uD4m/FGwZLiJy3h/w/IytHpUZ4Ej4JElyw5Zsl YwdidGeT0CNEPVR9MURxgLjNPVdtKpUlUl+S6JdkPC4WnhYWjq3q295Pu/60WiskkI4CpwK8s+Pv gd/Hnibw/wCH7Tx9eaTdXkN1Db2ohaW1mXEbyM6I8b+YFTCOJF2liQDkg+o3DFY87sc14x8UtI+I Ou/tE+B/EnhbxtDb+HtPa4GvRKsUjW7oD8q5G799/q35+UJkBW66YWnTqVWpyUdJb90nZerMczxF bD4dSpQc25QVkk9HJJvXolq+257NaxtEmxjUtZw8UaCOuqxfrTx4n0H/AKCkf61znoF6iqP/AAk2 g/8AQUj/AFo/4SbQf+gpH+tAF6iqP/CTaD/0FI/1o/4SbQf+gpH+tAF6is2bxb4fh5fVoVXBLMzY AHqSeg9+lXoZhMNyEFSMgrQBJRRRQAUYz1FFFABgelG1fSiigAwB2ox7UUUAG0Zzik2L6UtFABtH pSbE/uD8qWigBpjQ9UFLsTO7YM+uKWigBNif3B+VQXmk6XqMRhv9OgmRlIZZYgwIPUc1Yoou1sTK MZaNHLa58IPhn4gjnj1HwJpjNcLIs0sdoscjB5Flcb1w3zSKrnnkgE1Ui+EWkWErXGieI/EFg0hJ ZYNcmaPJuDOx2SMy5LEqTjOw7AQAMdpimmIE9a2VesvtM55YHCSd3Bfdb8jjbPwl8UtJvYWtPiq1 9arKn2iHV9HiZ3Tznd8PCY8MY2WNflIHlhiGJbLF1341aUbZNS8E6XqkbNEt1PperGJkB83zHEcq 8gbYgF3ksXbOAvPa+WKPLHY0e3b+KKfyt+ViFgox+Ccl/wBvN/8ApVzim+NGhacmPF2h65ojeWjS NqGmO0aFoHmYGWHfH8ixsGYMVVsDPzLno9E8TeH/ABBCLnQdftL2Par7ra4WThlDKflJ6qysPUMD 3rQ+zLyC2d3XPeuc8RfB/wCHXia+XV9S8NQpfRmUx6hZM1vco0kXlOyzRFXVjH8u4EEDoaL4eW6a /H+vvBRx1PaSl6rlf4XX4I6JZQduG6+lS1w954V+JPhozXXgvxtHqW+4klTT/Ei5RN8sR2LNEA6p GgkCgq5JcbmOM1b0/wCLGnLq1v4c8X6ZPoWo3W1baG/x5Nw7PIqRxzKTG8hWIv5YbeFYEqOQD2Ll Hmg7+m/3DjjIxly1ouD89n6Nafk/I62ioxK7fdFOQsVy1YnYOooooAKKKKACg9KKD0oAwdLB/wCE t1gj0t+/+we3+c1uR1h6SxHjDWB/s2/8X+wf8/lW5HVS6GdPZ+r/ADZyvx28HeOPiF8HPEngX4be LbfQdd1fSZrTTdaurd5kspJF2+aUR0ZtoJIAZcnuK8x/Y9+AHxo+Cmo68Pi7H4ZvJrjS9HtIfE3h /Vrpp9eltoHWe7vLS4gH2aYu5VSt1cgxLEn7vy/n96oY4UmpND8Mfjxx8cPGf/Y2aj/6VSVytegf G/wB4+vfjT4wvLLwRrE0MvirUHjlj02VldTcyEEELgggjmuZ/wCFa/Ef/on+tf8Agrm/+Jr+rMDi KCwdJOa+FdV2R/nDm+Dxn9qV/wB3L459H/M/IxaK2v8AhWvxI6f8K/1r/wAFc3/xNI3w3+IwIB8A a1z/ANQub/4mur6zh/5196PP+o4z/n3L7mY1FbX/AArX4j/9E/1r/wAFc3/xNH/CtfiP/wBE/wBa /wDBXN/8TR9Zw/8AOvvQfUsZ/wA+5fczFr9Jv+CJv/JD/F3/AGNQ/wDSWGvzz/4Vr8SOn/Cv9a/8 Fc3/AMTX6Jf8EZtG1/w98FvFltrujXNlK3ijcsd1btGxX7NEM4YD0/Svh/EKtRqcNzUZJ+9Hqu5+ teCeGxFPj2lKcGlyT3T7H2ZRTY2LLk06vwE/tQr6n/qI/wDr4j/9DFTp92oNT/1Ef/XxH/6GKnT7 tAC0UUUAZ8AP22+2kZ+0L1/65JXzN4i/ZR+Knjiz+KUVhp/hua08Za1byWfneInj+3m01N583iNY XESDa32coFlMkVuisyF8Q/TNt/x/X3/Xwv8A6KSqvgQONFmDrj/ibX2Pp9qlx+laL+HL1X5Mwl/v EfR/ocZ+zZ8PfjH4Dj8VT/GfX7HUrzVPEAn064sdQadWtUtoYVYobaAW5YxM3kL5ixhgvmyY3V6L rH/IJuv+vd//AEE1YqvrH/IJuv8Ar3f/ANBNTT/iL1LrfwZej/I5n4Nf8kn8O/8AYHt//QBRR8Gv +ST+Hf8AsD2//oAoroxH+8T9X+Z5mX/7jS/wx/JGfb/8nGTf9in/AO3ArvU+7XBW/wDycZN/2Kf/ ALcCu9T7taY3/l3/AIIhlHw1/wDr5P8AMWiiiuE9cKKKD0oAimZgCyj+HNcP+z4Li8+H3/CRXrbr jV9Y1C9mkPVg91JsH/AYwij0Cgdq7mXmJv8Adriv2df+SMaH/wBcZP8A0a1dEP8AdZ2/mj+TPOqa 5pSX92b+d4L9TuE+7Sk460ifdpGODXOj0Sh4qupLTQ5XRH+ZkjkeOTYYkdwrSZ7bFJf/AIDXxf8A ta/tR/Hn4X/tKN4O+H2uta6bpKWw0/S47MMl6JYY2IcdZMsSowRjHGDk19SftB/FiX4S/Dq68Tw+ C7jXpN6wJp9vIi72fj5txyR67VY9eAASOcuJvFcniTwFay6boTXmpaZNM11rWkvd3GnzJDGxSKTz EfBLMCWyxxkkk17GWyWEf1ipSU4tSSTa3STb76L89D5LiSMs0h9Rw+JlRqRlCTaT2k3FK6stX0v0 1VjF/aX8S+NNL1nwDq2l6F4qu1eSWRl8O+JE023sbwCJ0udQEk8YubRYxcRtBtnJaVW8nKCaHy3x X8QP+Cusltrng7Qf2fYxMupNbaP4wsfEGh+TJataSMLwW802/IkMSCF1BEwkYu8O0H2fV9J8WfET xXqHww+JV7o9vPCv2jSZrO0vrcX9l5sMm5XivUYMksUayR7jwBn5JStehpY/FPYP+Kp8P9P+hfn/ APkqvLqRlCVn6/Jn02HrU61O8Xe10+jut9P67o+bZ/BP7f8A+0l4Us9C+IllN8Kr3Q/izO66hDrz 3A1PQIrCXyrgDRtVs32yXMiBYbh3CmMGa3mUAnW8EXP/AAUGl8Safb+LPACw6XY295a6gZNUtf35 ZbZ7aWBlvpJJUADJI8/lzLKlxtWSJ4mb377F8U/+hp8P/wDggn/+SqPsXxT/AOhp8P8A/ggn/wDk qszc8T+Hmv8A7TnjP4k6l8Avjp4b16PSLjwLcXFx4m0e3bTYXuZJIkSGDULO4WSG6UNcEiPGEEDp LvEoXn/CHhz9vD4b6dpfgbwt4T1G+sNN0+yna+8ReKk1GS5YeWL2J7y6v5Lp7shpjCjJ9l3Km+SN ev0SumfFBG3jxToP/ghn/wDkqn/Yvin/ANDT4f8A/BBP/wDJVAHmP7JviH9rnxR/buqftXfDh/Cs irFDpeljU9PvIXZLi7Es8cto5bbJGLd1WRVKx+WCPMEpr1bwoRDPqWkwsvkWN95VvEsZXylaKKTZ 6EAucYwACF/hqvHp3xDkkxqfirSvJKkM1lo0kci+6tJO6g/VSK1tK0q20m1W2tS5AyWaRtzMxOSx Pckkn8aALVFFFABRRRQAUUUUAFFFFABRRRQAUUUUAFFFFABRRRQAUUUUAFFFFABSMM0tFADGj46e /SqWu6FYa/p0mlapaCWGVcEZwVPTKkcqw7MCCDyDWhRTjJxd0TKEakXGSun0Zx/w8u9V0/WNU8Aa pNLcLpIhl0+7dT81pLuEURZpHeWRPLIaRsFsqeTknrkxt4rifDKOPjj4nk/syZFbw/pe26bSVjSQ +Zd/ILjdulK94yAI9wIJ8w47aIYXpWtdL2l11Sf3pXOXA39hy9pSS9FJpL5IdRRRWJ2BRRRQAUHp RQelAGDpI/4q/WDk/wDLv9PuGtyOsPSSP+Et1ge1v/D/ALH+f6dTW5HVSM6ez9X+bHUHpRVXVbrU 7a2Z9KsI7ibjbFLP5YPr821v5VJoU/CcKt4Y0/8Adjmzj7f7IrSFvHj7o/75rP8ABLyv4R01po1V jYQllVsgHYMjPGa1Mj1p3ZPJHsR/Z4/7q/8AfNU9ShRb2xAHWZ+3/TJ60Nw9ao6mR9tsef8Alu// AKKeldhyx7FoW8ePur/3zR9nj/ur/wB81Ip4oznpRqHLHsR/Z4/7q/8AfNVdLi/dyfL/AMvEn/oZ q9VXSvuS/wDXxL/6GaA5Y9ixGuxcU6iigor6n/qI/wDr4j/9DFTp92oNT/1Ef/XxH/6GKnT7tAC0 UUUAULX/AI/74f8ATwv/AKKSq3gmN4dImR42U/2pethkK8G5lIPPqOc9DnI4xVi3/wCP2+/6+F/9 FJVXwGQdGmKpt/4m19/Dj/l6l/z71ov4T9V+TMJf7xH0f6G1VfWP+QTdf9e7/wDoJqxVfWP+QTdf 9e7/APoJqaf8Repdb+DL0f5HM/Br/kk/h3/sD2//AKAKKPg1/wAkn8O/9ge3/wDQBRXRiP8AeJ+r /M8zL/8AcaX+GP5Iz7f/AJOMm/7FP/24Fd6n3a4K3/5OMm/7FP8A9uBXep92tMb/AMu/8EQyj4a/ /Xyf5i0UUVwnrhQelFB6UARyf6lv901xf7O3/JGND/64yf8Aoxq7ST/Ut/umuL/Z2/5Ixof/AFxk /wDRjVtH/dJf4o/lI82p/wAjWl/gn/6VTO2TpRKcdRTQW6A1yPxp8RatpXhJND8N3nk61r92ul6P Iq5MUsgJabHcRRrJLjv5eO9TRpurUUF1/r8DrxOIjhaEqsui279kvN7Io+HVX4n+P5vGM8QfRfD8 01noaso23F1ylxcj1CjMKn187qCDTvHq7PjN4DBH/QSH/kBT/Suq8JeGdJ8H+HrHwxoVqLe0sLZI LeJeyqMfn79zXKfERsfGvwAv96TUh/5LV10pxqYhqPwqMkvRRf57vzZ5NejLD4GLnrOU6bk/Nzj+ CWi8kjX+I3gOHxzpUSWl81jqmnzfadF1WFQXs7gAgNg/eVgSrr0ZWYccEYmp/GaPwN8OI/GXxM0K 6s7qG6S01KxsAJ2jnZygZBwXiYjcrYzsO5goDbfQDAhGBXOePdG8T3FnHq3gXUI4dWs5BJHDcf6m 9QA5t5TglVbPDjlGAOGG5G5oy54+zk+uj7f8BnfWpfV6jxNNNu2sV1ts7d1077PpbU8I+I7Hxb4c tPEumrILe8i8yLzVAbafoSPxBII5BI5rSrk/h/8AFbwv46RdO066+z6pDGx1HRrn5bmydWCvHIvY hiOQSGBVlJVgT1UbliRmoqU6lOXLJWZ0Ua9HEU1Ok7pjqKKKg2CiiigAooooAKKKKACiiigAoooo AKKKKACiiigAooooAKKKKACiiigAooooAKKKKACg9KKCcDNAHD+GVT/hefieQWdurNoOl/6UtvMJ ZB5l5hWdj5TKvYIAw3HfnK120f3a4vw3fQyfHLxNpyXkLNDoOlu1utzO0iBpLvDNG37pQdpwyfM2 Dv4VK7SPG3gVtiPjXpH8kceB/hy/xz/9KY6iiisTsCiiigAoPSig9KAMHSc/8JhrHH/Pt2/2DW5H WHpOP+Eu1jK9rfnnn5D/AJ/yK3I6qRnT2fq/zY6kYDBJFLSMMqR7VJoZXhBh/wAIxp/P/LnF/wCg itPj2r8nvil/wUQ/bI8HfE3xJ4S8NfGV7XT9L1+8s7G3Gh2DeVDHO6ImWgLHCqBkkk9yaw/+Hmn7 cP8A0XOT/wAJ/Tv/AJHr9Ao+HGe1qUailCzSe766/wAp+J4jx44RwuInRlSq3i2naMejt/Mfr7x7 frVPUhm9scD/AJbv/wCinr8jv+Hmn7cP/Rc5P/Cf07/5Hpr/APBS79t2R0kf44SFo23L/wAU/p3H BH/Pv6GtP+IZ59/PD73/APImP/EfuD/+fVX/AMBj/wDJn6/EgCmiTD4Jr8hf+Hmn7cXb45yf+E/p 3/yPX0x/wS5/a0/aF/aE+MOveGfjD8RG1ixsfDhurWBtMtYNk32iFN2YYkJ+VmGCcc1wZnwHnGVY GeLqyhywV3Zu+9v5UexkHjJwxxHnFHLcNTqKdR2TlFJaJvW0n2Puiqulfcl/6+Jf/QzVqqulfcl/ 6+Jf/QzXxR+tFqiiigCvqf8AqI/+viP/ANDFTp92oNT/ANRH/wBfEf8A6GKnT7tAC0UUUAZ8GTe3 wB/5eF/9FJVXwFt/sWbac/8AE2vv/SqX2/z79atW+Te3wH/Pwv8A6KSq/giR5NImaSXe39qXg3bm PS5kGOfTpjoOg4ANaL+E/Vfkznl/vMPSX/tpsVX1j/kE3X/Xu/8A6CasVX1j/kE3X/Xu/wD6Camn /EXqaVv4MvR/kcz8Gv8Akk/h3/sD2/8A6AKKPg1/ySfw7/2B7f8A9AFFdGI/3ifq/wAzzMv/ANxp f4Y/kjPt/wDk4yb/ALFP/wBuBXep92uCt/8Ak4yb/sU//bgV3qfdrTG/8u/8EQyj4a//AF8n+YtF FFcJ64UHpRQelAEcn+pb/dNcX+zt/wAkY0P/AK4yf+jGrtJP9S3+6a4v9nf/AJIzof8A1xk/9GNW 0f8AdJf4o/lI82p/yNaX+Cf/AKVTO1JO3iuDubO58RftAWoaYfY/DXh5rnyG/iubyVo0k+qx28y+ oEvvXdgnHSuJ8Cjz/jL42lf/AJZxabCv+6IXb+bmqw75Yzkv5fzaT/BsrHR9pOjTezmm/wDt1OS/ FI7hV75zXAfEhtvxu+Hg/vXGpf8ApIa9BHHFeefEvj43/Dk/9PWpf+kbVWD/AIz/AMM//SWTmv8A usf8dP8A9Lieh1G8BY8GpKK5T0jzsfBTwT4Q+Kd/8ddHTUv7cv7X7LexrfNJHdqxUIm2TIT5lQDa VVQOcLmnj4vaJZ+Nz8Pbv4meHodWkkxFpv2GR2iPaNpPOVS/4KT/AHRXXeIVu/svmWMHmyRyxyeX 0LqrgsB23YBxngnGSOo+frz9mXTtc+O0XxRtfiTYJYXGp/2o9nMvl3SSiUP5PlsQRzkMWwykYK5r 0sP7HFyf1qo1yx93rtsvQ+dzD65lNOCyvDxfPUvNXtpL4pbrV9Xr6HpHj/8AaH8FfCvxPD4U+I3x P0jRZZLMXTX2o6HPFZQRETENLdNMIYciCXG91+57jOfZftdfA7VnvLTQP2kvA2qXmn6VdajfaXpL C7vIILeCK4m3QQ3LSB1hnhfyyu8rKhAIIqj8UdOm174saTq/hz4XaHrVpObCHVPE1zqEIktIYLx5 SkREgcFSzMQF2scqxIGDd0D9lP8AZy8OabNp2i2zW8dz4Tm8NzqNadt2nyvK7xHcx53TOd3Xp2GK 83Vbn0KdyGP9sv4AQ20cviD9p3wFoM8kfmf2d4nmTTLxE+2tYh2t7q6jkVWulMCsVAeTCqSSBWmf 2kPBcuh6b4j0v4h2epWWqRPLFPpPhe7uhbxokTyPcCKRjbKizxM3m7docZxXNWv7Cv7JcGtJ4jm0 jz76PRrzS47qTVsOltdOz3CKUK7Fd23bVwgYblVWLE9FpH7NnwK8OeDtM+H3hm9uNN0XSo7qGDTr PWisclvclWuYH5JaOV13sM5LMxyNxoGRN+1v+z6li2qP+138KltVsbi9a4bXrQRi1guvsk8+77bj y47kiB36JL+7YhuKtWH7Svwp1bXZfDOi/tCeCdQ1CGG8kks9NZbiT/RGZbpAsVyxMkLIwkjHzIQQ QK43wh+wr+zV4A3aL4Jnk0fRobWzXT9J0W8js47W4gnuZVug0IXfL/pDpuYElc7ixbI6r4c/swfs +fCjW9S8Q+AlbTbrVknS+ktNWMIZZSWbasZUIdx3b1AfcNxYtkkANM/ah+GeoPaxal8X9D0WS8kt Y7OHxNo8+lyXEtxMYLeKNbuaMvJJICqIoJYkYByM99Y3et2d5Fb67Lb3AuJGENzZ2rxqpxkIylnx wD85YAnjAJGfLW/ZC+Adrf2eq2GrXMU8d55uozf2r81/GYpo2icKQoVhMd21QWAI6sTXp1zqUeta hFo+lPHMsVwkl9MrfLEFO9VBAILlgvy8YUknGVDAG4DkUUc0UAFFFFABRRRQAUUUUAFFFFABRRRQ AUUUUAFFFFABRRRQAUUUUAcV4bu0k+NniWzN7uaPQtMZrf8AtIvszJd/N5G3EWdv3wx37cYGwZ7O P7vFcb4clmb41+JIjNIY10PTSsbX0LKCZLvJEIHmRk4GWYlXwAoBVs9kn3elbVviXpH8kceB/hy/ xT/9KY6iiisTsCiiigAoPSig9KAMHST/AMVfrPH8Nt+PyGtyOsPScf8ACYawAecW/f8A2D2/zn8K 3I6qW5nT2fq/zZyXx++KknwP+C3ib4uw+Atc8USeHdImvY/DvhuBJL/UWQZEECuyqzscAAkfj0PF fstftTXH7Smn/wBoXXw3uPCsj+G9L1iPSdT1FZdQtVuxNm2vIVQLbzxtCQyq8gIYfNkED2KaGK4j MM8SurfeVlyDVa10PR7C5nvrHTIIZrnb9omhhVWl2rtXcQMtgcDPQcVJofh58eP+S4eM/wDsbNR/ 9KpK5Wuq+PJ/4vh4z/7GzUf/AEqkrla/rHA/7jS/wr8kf5s5x/yNcR/jn/6UwooorrPNCvsr/gin /wAl/wDFP/Ynt/6VQV8a19lf8EUyP+F/eKef+ZPb/wBKoK+W40/5JnE+i/8ASkfoPhT/AMnCwH+N /wDpEj9Lqq6V9yX/AK+Jf/QzVqqulfcl/wCviX/0M1/Nh/e5aooooAr6n/qI/wDr4j/9DFTp92oN T/1Ef/XxH/6GKnT7tAC0UUUAZ9uA19fA/wDPwn/otK8P8Q/tO+Jvh14a8c3unfDmx1j/AIRfXI4r D7P4mdPt0lzfSiSGQfZmMEkMZSQhRKrCRV3K25V9wtwTe3wH/Pwv/opK5/wn8PPAl5Y6nd3vgrR5 ZtS1S6/tCRtPhZrrbdSFfNIHz4wMbskEc4IrRfw5eq/JmEv94j6S/Qx/2df2gLP4/W/iHUNP8F6h o9toutfYLVtQvLaVr+M28M63SiCSQRxuJhtRysoXBkjjYlB6BrH/ACCbr/r3f/0E03TND0bRfO/s fSre1+0TNNcfZoVj8yRvvO20DLHuTyadrH/IJuv+vd//AEE1NP8AiL1LrfwZej/I5n4Nf8kn8O/9 ge3/APQBRR8Gv+ST+Hf+wPb/APoAoroxH+8T9X+Z5mX/AO40v8MfyRn2/wDycZN/2Kf/ALcCu9T7 tcFb/wDJxk3/AGKf/twK71Pu1pjf+Xf+CIZR8Nf/AK+T/MWiiiuE9cKD0ooPSgCOT/Ut/umuL/Z3 /wCSM6H/ANcZP/RjV2kn+pb/AHTXF/s7f8kY0P8A64yf+jGraP8Aukv8UfykebU/5GtL/BP/ANKp na/w1xXgD/ksPjr/AHtN/wDSc12o+7XFeAf+Sw+Ov97Tf/Sc0Uf4c/T/ANuRtiv49D/F/wC2SO4r zv4nf8lv+G//AF+al/6RtXoled/E7/kt/wAN/wDr81L/ANI2rTBfx3/hn/6SzDNv91X+On/6ciei UUUVynpkcgyGGK8LsfAF5pv7S5+JM/iy41D7d4ifSGsriNRHbxjTHuUCY6AdD6nnrmvdZQew7V5F rV1c2XhuLxxGNsn/AAtGPe3pG16NNz/37I/OvQwFSVPnS+0uX7/+CkeBnlGnW9jKV/3cudWbXw7+ uje+ht65YyfCfWrjxlp1iZfDt9N5uvWUcZb7DKSd17Eufutkeaijt5g58zf21k2lXlpHe2qwyRTR h45I8MrKRkEEcEEd6syxpJD5bpuVhg5rz/xR4fn+Gnw+1qw8M6n9k0+aKVrNpppIodJ3rg4eJGeK AHLZA/dAnBVQCnM5RrRV/iX4r/Nfj6798YTwdV2/hvV/3X5f3X26PyenoCWtm/8Ay6r/AN80v2Kz /wCfZP8Avmuf+HGleLtB8PtaeNfGEetXUl08kd7HaiECJuUjwDhio+XcAM4zgHNdKOlYHob6oi+x Wf8Az7J/3zR9is/+fZP++alooAhewtGHFtH/AN8ipIokiXaiAfSnUUAFFFFABRRRQAUUUUAFFFFA BRRRQAUUUUAFFFFABRRRQAUUUUAFB6UUHpQBxfhu0hj+NXiW+SKTfLoemKztbQKpAe6wA6nzmPPK uAq5GzJZ8dknSuN8OWdxH8aPEmoNpbxxzaHpqrdHS0RZGD3RKC4DbpSu4ZQqAm4EE+YcdkhBXIra v8a9I/kjjwP8OX+Kf/pTHUUUVidgUUUUAFB6UUHpQBg6Uc+LtYUsfl+znnp9z/638vStyOsPSh/x WGsE5+7b9v8AYNbkdVLf5GdPZ+r/ADY6kckKSPSlpCVHDGpND4w1v/gkJ8JviRrV58Q9R+K/iK3u NcupNQnghhgKxtMxkKrlc4BbAzVcf8ET/gz/ANFk8Tf9+Lf/AOJr7E8IIjeF9PIP/LlH/wCgitMI oGMV9JT4v4lpwUY4mSS06f5HwNXwv4CrVHUngYtttt3lq3q38XU+KP8Ahyf8Gen/AAuPxP8A9+Lf /wCJqG5/4Is/BuCeCFfjB4mbzpGVj5NvxhGb+77V9u7F9KpamoF9Y8f8t3/9FPVf65cT/wDQVL7l /kR/xCvw/wD+gCH3z/8Akj41/wCHJ3waI4+Mfif/AMB7f/4mvVP2Sv8Agn54D/ZH8cah438J+O9W 1SbUtM+xTQ6hHEqovmI+4bFBzlAOeMV9BBFx0oEaryBXPi+J+IMdh5UK+IlKEt07Wet+3kduW+Hv BuUY6GMweDjCpB3jJOV07W6ya2Y6qulfcl/6+Jf/AEM1aqrpX3Jf+viX/wBDNeCfaFqiiigCvqf+ oj/6+I//AEMVOn3ag1P/AFEf/XxH/wChip0+7QAtFFFAGfbnF7fH/p4X/wBFJVXwGWOjT7v+gtff +lUvt/n361atwxvr7b/z8L/6KSq/giF4NHmjeJk/4md421lI4NzIQeexHI7EdOK0X8KXqvyZzy/3 mPpL84mxVfWP+QTdf9e7/wDoJqxVfWP+QTdf9e7/APoJqaf8ReppW/gy9H+RzPwa/wCST+Hf+wPb /wDoAoo+DX/JJ/Dv/YHt/wD0AUV0Yj/eJ+r/ADPMy/8A3Gl/hj+SM+3/AOTjJv8AsU//AG4Fd6n3 a4K3/wCTjJv+xT/9uBXep92tMb/y7/wRDKPhr/8AXyf5i0UUVwnrhQelFB6UARyf6lv901xf7O3/ ACRjQ/8ArjJ/6Mau0k/1Lf7pri/2dv8AkjGh/wDXGT/0Y1bR/wB0l/ij+Ujzan/I1pf4J/8ApVM7 UfdrivAP/JYfHX+9pv8A6Tmu1H3a4rwD/wAlh8df72m/+k5oo/w5+n/tyNsV/Hof4v8A2yR3B6V5 38Tj/wAXw+HA/wCnzUv/AEjavQnJAry39oLxh4h8Da3oPibRPhlda81ot00N1aW81xJbzMqRpGsN ujysHDvucLtQLlvlyVeGqKnVbfaS++LX6k5hRlXoKKf2oP7pxf6HqlFR2zSNGDIDnA61JWB3Ec7r EjSO2FVcsfavKry9g1L9ldPGV3beWG0qPX2Tb91xIL3/ANCFd78SNSOk+ANc1NWwbbSbiRfqI2NO vPC+k3Hg2Twa1ojWMmnGzNuw+UxlNm36Y4rqoT9lFS/vJ/d/w55eMo/Wqs6f/TuS/wDA9v8A0lmp C3mxKf7yg/pRNbRSQtFNGrKy7WVhkEelcP8ABD4keKfiDayyax8PtQ0ixgs4TY3moWr27XbF5ldR DLiRAojjwzhS+/cFClc965IXiuaWj0PQh71NN9UePfEHx1N+zFHarHpOoan4bv76JIooLWaZtHDS r5vzhSvkBCxRGYFCu1QUOI/WV1O1CqTKih13JuYDI9f1p0kQcbnjzgY5HWvJfif8Tda8GeF9J8Sa Pp8cd9r8fnXE11GWe3XCsIcHsA+3sOGOMkmuyMfr04UoR9/W7vv206W/E8qpKOTU6terUfsUlyxt 8PRpO92m2rLp00PW1vrRhk3Mf/fwUv220/5+Y/8Av4P8a8s8ZeKfGvjr9m9tf8MPfWGr3hiEa6LJ CsrEXaoUUz3VqoEijacTxOA52NuxXn3i7xX/AMFLfCvwauNS+EXw28F+KfFEOntcado/ijUhAJbh r1IzaTXkFwULJAZZfOWFVbake1WBLclSEqc3GW60PVo1oYijGrDaSTXo1dH0p9ttP+fmP/v4P8aP ttp/z8x/9/B/jXgGvaR+2f8AEL4aakt4kfh/xCvi6WextrWfyoW09NNcRxK9vf72VrraBI7xliQz 26LlBzvhH4i/8FX9UGqp4x+A3w80WKz8RX0GjmHUjqEup6UlvLJaXEhF5AttcSyJHC6ASKhn3j5Y yGk0PqH7baf8/Mf/AH8H+NIb6zHP2mP/AL+Cvl/RvF//AAVH0y90fSl+F/hW9ttQudWOtahqywr/ AGNEIJTp6xLFqTNeEz+SrhjGTHuber/KNyT4g/8ABRyD4k+EtDt/gd4Nv/Dlxr0UHjnWLi+Wwaw0 /wAgb7myVb25e6kMu4mOSOHYMIGmGZqAPoWG7iuOYWVlyRuVsjipaxJ0XSPEVjPaQ/8AISna3ulX hSRC8iyEDjcPL256kMMk7VA2wQelABRRRQAUUUUAFFFFABRRRQAUUUUAFFFFABRRRQAUGiigDh/D dhbw/HDxNqKKvmTaDpaO32WdSQsl3j94x8p/vH5UAZc5YkMtdtFjZxXD+Gp7V/jv4qtQbfzk8P6U ZdktwZNpkvMblYeSBwceWS5538BM9xH92tq3xL0j+SOPA29nK380/wD0tjqKKKxOwKKKKACg9KKD 0oAwdJP/ABV2sfS37f7B/wA/y71uR1h6SSPGGsc9rbt/sGtyOqkZ09n6v82OqvqGmWOqQtb6jZw3 ETY3RTxh1OOmQeKsUjZ2nHpUmhleDFit/CemxxRqqrYxKqqMAAIOlam8V81P/wAFNP2SPA87+C/E njXUI9Q0eQ2V9Gmh3DKk0R2OoYLggMCM0o/4Kw/sYY/5HzVP/Cfuf/ia9iPD+eyipRw02n15WfLy 434Pp1HCePpJp2a9pHdb9eh9KbxVPU3zfWOB/wAvD/8Aop6+eP8Ah7D+xhnH/Ce6n/4T9z/8TWv8 Of8AgoR+zL8bfiTonw4+Hviy+utWv7iQW0M2jzxK22CRj8zKAOAT+FRUyHPKNNzqYeaSV23FpKxV HjPhLFVo0aOOpSlJpJKcW23oklfdnvit2xTqjjYlhkVJXlH0wVV0r7kv/XxL/wChmrVVdK+5L/18 S/8AoZoAtUUUUAV9T/1Ef/XxH/6GKnT7tQan/qI/+viP/wBDFTp92gBaKKKAM+2yb6+/6+F/9FJV XwIAuiTALj/iaX38O3/l6l/znv146Vbteb++H/Twv/opKqeAwo0Wba2f+JtfZx/19y/5/wAa0X8O XqvyZhL/AHiPo/0Nqq+sf8gm6/693/8AQTViq+sf8gm6/wCvd/8A0E1NP+IvUut/Bl6P8jmfg1/y Sfw7/wBge3/9AFFHwa/5JP4d/wCwPb/+gCiujEf7xP1f5nmZf/uNL/DH8kZ9v/ycZN/2Kf8A7cCu 9T7tcFb/APJxk3/Yp/8AtwK71Pu1pjf+Xf8AgiGUfDX/AOvk/wAxaKKK4T1woPSig9KAI5P9S3+6 a4v9nf8A5Izof/XGT/0Y1dpJ/qW/3TXF/s7f8kY0P/rjJ/6Mato/7pL/ABR/KR5tT/ka0v8ABP8A 9Kpnaj7tcV4A/wCSw+Ov97Tf/Sc12o+7XFeAf+Sw+Ov97Tf/AEnNFH+HP0/9uRtiv49D/F/7ZI7Z 8Fea8++I81xF8a/h3DFO6pJeakJFViA2LNjyO/NehkA9a87+JoA+N/w3x/z+al/6RtWmD1rNP+WX /pLMM2v9Vi1/PT/9ORPRKKKK5T0zm/inayX/AIVbTE+7dalYwTj1ie6iWQfihYVvOgPANc748F/d eIvDOl2YzDNrTSagv/TGO2mcH/v8Ia6TGK0npSivV/p+hy0/exNR9uVfcm/1OX+C18998PrGKQsW 0+W40+QseS1tPJbk/wDkOusrlfhkbO0ufEWhWQO2x8SXG4ejTJHdH9biupb7pqsR/Gk++v36k5f/ ALnCPZWfrHR/kMkfB5ritKsj4zhvkj0+zn0L+0JPs0V9CJPPYH5pIyMbU83fjduJ5IIUqKn8ceMd DuL9vh0dcurK+vvIjaaK1lGyOYyBdkgXbuYRSqCDlSM9q6rT9MsNLsYdO0+0jhhgiWOGKNdqooGA AOwxUxcYxut/yRpONSrW5X8CWu2r7fL/ACOX8e/Di4+IfhF/B1zqC2FrJJEWawjj3FEcMYsSxuux gNjDbkqSARmrvgfwU3w88MWvg/wzBDHYWYZbaOa4llZFLFtu5iWIBJxkk4x1rowMDAFFZnQtFYot /bwGdtn/AOPVj63qPxNtLtV0Twzo95b/APLSSbVZIZB9E8lgfxYV01N8tOu2qi4xldq/9eRnUhKp Gyk15q1/xTOMi+I3iC1laHxF4I1LTSDhZPsRuY39w1uZMD/fC/SruiePdH8TXkun6D4n0e6ubf8A 19rDcZlh/wB9PvL+IFdN5af3azdd8HeFvEpUa/4bsb7y/wDVm6tVkK/TIOK05sPLeLXpt9z/AMzn dPG017s1L/ErP71ovuYzSNIvl1L+2Nav457hYmjjWGHy44lJyxAJZsthAcsR8gwF5zrgAdBXHW3w ptdFmeTwj4t1zS97ZNvHqBuIR7LHciRUHsgWnwy/F3QoJPt8Gla95ZLK1pusZmX+7sYyIz+5dAT/ AHex7OnL4JL56f8AA/EmOKrR/i0mvNe8v0f4WOuormbf4o+H47mGy8RJdaLczkLHBq8PlAuf4FkB MTt7K5z2roEmSUCWOUMvqp61nKnUp/ErHRSxFGt8Er/n925NRURZmXhu9S1JsFFFFABRRRQAUUUU AFFFFABRRRQAUUUUAcT4buHb44eJrQ6v5ix6DpbCz/tAt5WZLv5/I2hY92MbwxL7MEDYM9oh+WuL 8NzRn45+J7cTzMy6DpbNG2pQui5ku8EQgeZGTg5diVfAC4KNntE6VviF7y/wx/JHHgf4Uv8AHP8A 9KY6iiisDsCiiigAoPSig9KAMHSv+Rt1jj/n35/4B/n+vatyOsPST/xWGsDb/DbfN6/Ia3I6qRnT 2fq/zY5iQM4qI3IOAqFt3pXKfH/4Vt8cfgt4m+D6+K9X0L/hJNJlsG1jQNTls720WQbTJDPEQ8bg ZwwP5jiuB/ZP/ZAu/wBlu81Er8Z/FXi63vvDOhaXG3i3UFvLi3bT4543cTlBI6y+aHPmM7bzI275 sVJofk/8ef8AkuPjP/sbNR/9KpK5Wuq+PHHxw8Z/9jZqP/pVJXK1/WOB/wBxpf4V+SP82c4/5GuI /wAc/wD0phXuX/BNf/k9/wABf9fd5/6Q3FeG17l/wTX/AOT3/AX/AF93n/pDcVxcQf8AIixX/Xuf /pLPU4L/AOSvwH/X6n/6Wj9hP+WlOpv/AC0p1fy2f6JBVXSvuS/9fEv/AKGatVV0r7kv/XxL/wCh mgC1RRRQBX1P/UR/9fEf/oYqdPu1Bqf+oj/6+I//AEMVOn3aAFooooAz7ckXt8VH/Lwv/opKq+Dp yukSkv5n/E0vRncx6XMgx83PHT0GMDjFWrfP26+2/wDPwv8A6KSvnO2/Y71jVH+MWr6Ymg3g+Ker Kb231yW5uovMtppIVmCSmRLZ1iEaosQ8tXt1mKb5XA0j/Dl6r9Tnl/vMfSX/ALafTUcnmfw/rUOs f8gm6/693/8AQTXm/wCzR8EvFnwaj8VSeMfFUmsXfiLxG2pNdS6pd3RP7iGLP+kuxgVjEzLbxHyY QwjjAVRXpGsf8gm6/wCvd/8A0E1NP+IvU0rfwZej/I5n4Nf8kn8O/wDYHt//AEAUUfBr/kk/h3/s D2//AKAKK6MR/vE/V/meZl/+40v8MfyRn2//ACcZN/2Kf/twK71Pu1wVv/ycZN/2Kf8A7cCu9T7t aY3/AJd/4IhlHw1/+vk/zFooorhPXCg9KKD0oAjk/wBS3+6a4v8AZ2/5Ixof/XGT/wBGNXaSf6lv 901xf7O3/JGND/64yf8Aoxq2j/ukv8UfykebU/5GtL/BP/0qmdqPu1xXgH/ksPjr/e03/wBJzXaj 7tcV4B/5LD46/wB7Tf8A0nNFH+HP0/8AbkbYr+PQ/wAX/tkjuK87+J3/ACW/4b/9fmpf+kbV6ITj mvO/iYd3xu+G+P8An81L/wBI2rXBfxn/AIZ/+kswzb/dV/jp/wDpyJ6JRRTTIoOCa5D0znb6We4+ KFnbQndHa6LcSXA/utJNCI/zEcv5V0BO6uf0We1vviBrt5bvua1hs7Kb2cK82P8AvmdD+NbV5PFa QNdSNtRFLMfYDNaVN0uyX46nLhveU5d5P8Pd/Q5HwvqGk6R8XfE2jRajB5uox2d95PnDd5nlPCw2 9eEt4yfTIrd8U+M7Hw5ZyAr9ovGMaW9jCd0sryErGMDJALA5YjaoVmJAViODfwr4E0X45f8AC1bv VNJ0XxFrWlf2fDa3sgaS7iDKwkKBkxINoTgtkKvIPAyPiZc+AfhT8YovjF8T/jAumXTeGblrOybS ZzbNa2bKZnwjMXlBul2xg733nYjYbHVUjh3NSbaXKt1vJK1lbp5nm0Z5hGnOnCMW/aNaSXuwbbUn /e1+H8T0rTfAmi3stpr3izRtOv8AWraTzo9SksIzJbyYcDymI3IFWR1BBBwzZOWbPSDpxXlN/wDt V/ALTNOvNVm/aZ8AvDYB/tX2XUIpnDp9p3RqkdwzPKDZXY8tQXzbSjblGAk1T9p34V6Tqmg6bN8V 7G4t/EmmrqGl65p/h28utJNqxxHNNqMJa0tkkb5YzNKnmt8qbjxXE3zO57UYqEbI9Sorg7T44/DO /wDspsfj/wCB5vt32D7D5OoQt9o+3Z+xbMXPz/aMHycZ83HybqzYv2mvhBe6XqGsaJ8dfDOrQ6Xo p1e4/sK3e/keyzt8+FLeV3uFL/IPKDln+QAt8tIo9Oorznw3+0D8PvFOtWfhmz+KWm2erahHA1lo 2uaHc6bfTGWEzrGtvdtHKZRErM8W3fHtO9VIIqN/2l/gfGt4x/af+Hf/ABL7e8uL/brVsTbxWkgi unfF18qwyMqSE8IzBWwSBQB6VRXkd5+1x8G9LvY4df8Aiza6TZv4fh1v/hINa8J6hZaPHZyqjoX1 KcJZxylJEbyGmEwVgxQDmtnQ/wBoD4W+KNX/ALC8LfHnwjql19purXy9LkW4AubYZuLbdHOV8+Mf M0OfMCgnbgEgA9B8vkkmjy8nJNeU+Ev2sPg34u8ML4u/4XFpuhWjW91crH428PXnh+5NvbRRSz3H 2fUzbzeQkc0TtNs8sLIp3YINay/H34WvcLbRfH3wa+7UW07zI7lGjF6JI4zaGQXG0XG+WNRCT5hL jCmgDurnTba8ha3vIUkjZcMki7gw9CDXN3HwxttHVrnwDrE2iSb9/wBlhXzLNj6GAnaoPfyyjE96 saD44tde0HT/ABdo2rafq2h6raw3FjrWlz7oZopQDHIACwMZVlIkViMHOAOR0K5eEEd/WrjUnT2Z jVw1GtrOOq2ezXo1qjkovHmreGZvsvxG0qOziaXbb6xZs0lo/HBkyN1ucjHzZT7uHJOK6qC6S4QS RspVlyrKcgj1oe1SVCksSsrLhlI7elcVf2dz8J5P7W0qUt4ayF1DT2YbdNX/AJ7xEn5YR/HHnCqN y42lW1tCttpL8H/k/wAHtocrnWwavNuUOr6x83tdLvuutzuwcjNFNiYGJfmz8tOzmuc9AKKKKACi iigAooooAKKKKACiiigDjfDzzD40+JAxm8v+w9N2h7WIJnzLrOJAfMY9MqwCrxtyS2OwjI28GuN8 O2UsXxs8S6g1nIqTaHpiJcNpKxq+2S7O0XIbdMRuGYyAI8ggnzDjso87ea2r/wARLyj+SOPA/wAO X+Kf/pTHUUUVidgUUUUAFB6UUHpQBg6Vj/hL9YOT9237/wCwe3+c/hW5HWHpLH/hLtYGTwLfjsPk P+fwFbkdVIzp7P1f5sdQ33TRQ3TpUmh+L/xn+AXx41f4w+LNW0r4J+Lrq0uvE19Na3Vr4bupI5o2 uHZWVlQhgQQQQcEGubH7OP7Q+P8Akg3jT/wlrv8A+N1+13hGM/8ACL6edv8Ay5x/+gCtLYf7tfpl HxOx1GjGn9Xjokt30SR/PuK+j/lGKxU6zxs05Nytyx6u5+H/APwzh+0P/wBEG8af+Evd/wDxuvZP +CfPwV+M3hH9sjwPr/ir4R+JtNsYLq68681DQbiGJM2U4GXdAoySBye9fq7sPXFUtTUre2PH/Ldv /Rb1ljvEjG47B1MO6EUpxcb3el1Y6so8B8ryjNKGOhjJydKcZpOMbNxadi4rFpOlSU1AQQcU6vzg /eAqrpX3Jf8Ar4l/9DNWqq6V9yX/AK+Jf/QzQBaooooAr6n/AKiP/r4j/wDQxU6fdqDU/wDUR/8A XxH/AOhip0+7QAtFFFAGfAN17fD/AKeF/wDRSVX8Dgro8wO3/kKXp+VlP/LzJ/d4z+uevOas23/H /ff9fC/+ikqp4E3f2NMW/wCgrff+lUv+f8etaL+HL1X5M55f7zH0l+cTaqvrH/IJuv8Ar3f/ANBN WKr6x/yCbr/r3f8A9BNTT/iL1NK38GXo/wAjmfg1/wAkn8O/9ge3/wDQBRR8Gv8Akk/h3/sD2/8A 6AKK6MR/vE/V/meZl/8AuNL/AAx/JGfb/wDJxk3/AGKf/twK71Pu1wVv/wAnGTf9in/7cCu9T7ta Y3/l3/giGUfDX/6+T/MWiiiuE9cKD0ooPSgCOT/Ut/umuL/Z3/5Izof/AFxk/wDRjV2M2RGwPUg1 xn7OwK/BzQ0cEN5EnDD/AKaNXRFf7LL/ABR/KR51T/ka0v8ABP8A9KgduPu1xXgD/ksPjr/e03/0 nNdseFxXE+Af+Sw+Ov8Ae03/ANJzU0f4c/T/ANuRpiv49D/E/wD0iR27fdrzz4mAx/Gj4bzsMK2p ajEG/wBs2MjAfkjH8K9Db7tec/tESyaBoeh/E+PiPwh4ig1K+O3O2zaOS2uX/wCAQXEkn/APWtMG /wDaFFdU182ml+LMc40wDn/K4SfpGcZP8Ez0fNRvt61DbTwTxrPbyB1ZdysrZBB6GnTbY1Zyei5r l8j0eb3bmH4At7KX+2NdtTltQ124a4b1eEi2/QQAfhWpr4kGlTmC289lhZlhyB5hA4Xkgc9OSB61 nfCm1Fv8PNJkYfvLq1W7uD6yzfvXP4u7Gt2ZlVgWrStpUfl+hz4Nf7LB91f79f1Pmj42/sveL/i9 8WP+E+8I+JNPbTb9o0meaRlezMSBCCuOSGU/LwQ3BAwTXR/tf+CvCvinRtBXxF8Itf8AGUli032a 20F3HlM/loXfEbrkD513YAMeQCQMdn8P9Ks/FfxM8beKNW0qGaGO/t9LsGkgBDR28Idzkjn99cTL /wAAx2rtf+ER8LdP+Eds/wDwGX/CuzG4mvVjTo1GmoJW07pP8NjzMny3A4erWxdGLTqybd3fZtXX a9r9dzxkfsH/AAuvdD1LRNR+IPiy5TWZH/tia4urIyXsLCQGBz9lA24kUFgFlbylLOxMhfoPHn7J Pw8+IWbHWPFeuw6VcWk1vquiWs9t9n1EPcSXMbSs8DSqYZ5WkTypIwSAJBIo216N/wAIl4X/AOhe s/8AwHX/AAo/4RLwv/0L1n/4Dr/hXnnuninhz9g34daHcOt58QdevIReRSwRi3063BU28UN2sggt UVzdCJfNZVTAA8rym3u+/wCGP2P/AIe+FfDWpeHbHxp4glbV9DbTNQvp5rTzJU370fYtuIcoSyiL y/IZGKPE6YUeiXfgnwldxtb3HhiwkRuqSWqEH8CKy0+FPhSyYNo9h9jX5R5MW1o8eYZD8jhlG4kg kAHaeCMLio8r3dvkZzlUj8Mb/M8t8NfsD/Czwn8UfDfxG0DxPqluug6PFYT6ckVqkV+IJbWa23CO FEt0SS1STy7dIlyEVdkStE4/7DvwU8LWeseI7v4g+Ire+vNcj12bxFdahaedaXUMUsUMgLQeURGk px5iOGKK0m8li3pyeG9R0i1iW+8MaTqzblWaW1tVt5CvzbnCNuBI+XgMM8nI4FRX/h74VePNLuvC WueF7NhcR+VcWF5Y+U/KB8LkDJAYfMhOD0ORVxpx5lzfD1trp/XcxqYiXs2oaTtopaK/TXt3tdnl l3+wj+z58Q7jT/HWheLtTiVfB1noOm6hpMOmGVrGBUVCLt7NriRHjTaYWla2bcZBEJAsi9V4G/Yw +C/w78Uab4x8LzapDqGmWt3bQzNfK3mQXKoJonGz5lYxxueh3xqc8Yrcsf2cPhNpum21hpPh2Sy+ yQrEk1jfTW7uFGAZPKZRIfUsDnqauT/Cie3iEmg+JlWRPuR6jpdvcQt/vBUSQ/hIPxpyjh5SfJLT zX+V/wBCKdbGqmva0tevK7/+lcv6nmsP/BNz9mPQryxufhxpM3g+PT2E1tZ+GbWxht0ukVPIulje 2dY5Y5U8793tSWR385ZkYoYNH/4J3/CLwvf6fJoHjLXo4bPWJrySOVbEs9vLGUkst626sYm5zI5e YB3CyLlSvp82keJNHCvefDnR9WjVf3jaWyxTZ9VimG3H/bUEDpmpNP1v4b3OpLo2o6HBpt82DHaa pp4gaTP/ADzLDbLjvsLY74o9jPeOvpqVHGUb2neL/vK34vR/JstWdjZ+CvB+m+AdPurjVJodPjs7 X7S0RmlRFWIzSBQibQCC5CqOwGWVT1EefLXJ7VU0rSdH04u+madbw+Zjd5MSru9OlXaxOsDnHFVL +1gvLeS2uo1kjkjKyRuoKsp6gg1bqJ/uH6UEyV4sxPhhcS3Hw/0WSdtzLpsKs394hAM/jiugAxXO /Cn/AJJ7pP8A15pXRVpV/jS9THC/7rD0X5BRRRWZ0BRRRQAUUUUAFFFFABRRRQBxHhy0RPjl4nvl 0tI2k0HS1a6FrMrSYku/lMhPluFycKoDLuO7IZa7WLOyuH8NmEfHTxOoNv5n/CP6XuKPP5pHmXmN wYeUB1wUJY5O7A2Z7iM/LxW1f416R/JHDgf4cv8AFP8A9KY6iiisTuCiiigAoPSig9KAMHSQf+Ev 1jk9Lbt0+Q1uR1h6UT/wl2rj/r3/APQP89fw6mtyOqkZ09n6v82OqtqVxqUELHTLSGaXjalxOY1P PPzBW/lVmkbG3JqTQzPBTyt4T03zkVW+ww7lVsgHYOM4H8q1KyPCUv8AxTFiq/w2cQOf90VqcHnd R5APqlqn/H9Y/wDXd/8A0U9WsL/eqlqmBe2Pzf8ALdv/AEW9AGgOlFRo4ZhipKACqulfcl/6+Jf/ AEM1aqrpX3Jf+viX/wBDNAFqiiigCvqf+oj/AOviP/0MVOn3ag1P/UR/9fEf/oYqdPu0ALRRRQBQ tiBfXxP/AD8L/wCikqt4HjeLSJldGX/iaXrYZSOt1Kc8+vX3zmrNscX18f8Ap4X/ANFJVTwKANGm AH/MUvv4cf8AL1L/AJ9/bpWi/hy9V+TOeX+8x9Jf+2m1VfWP+QTdf9e7/wDoJqxVfWP+QTdf9e7/ APoJqaf8ReppW/gy9H+RzPwa/wCST+Hf+wPb/wDoAoo+DX/JJ/Dv/YHt/wD0AUV0Yj/eJ+r/ADPM y/8A3Gl/hj+SM+3/AOTjJv8AsU//AG4Fd6n3a4K3/wCTjJv+xT/9uBXep92tMb/y7/wRDKPhr/8A Xyf5i0UUVwnrhQelFB6c0AVb1pxbO8P3tjeX06446+9cH+z1N8Qrnwqtz441OG6R41+wzQmEhlVp FLfuuBuURsy8hZGkCkoFr0CUMY2x6Vxf7OoI+Dehk9Ps8n/o1q2hFfV5S81+pxzq2zCFO28ZP7nD /M7jnbzXE+Af+Sw+Ov8Ae03/ANJzXa7uMVxPgA/8Xi8dD/a00/8AkuaKP8Ofp/7chYr+NQ/xP/0i R3JGeKrahpdlqVnNY38CzW80bJNDIoZZFIIKkHqCDVmg8jFY3tqjscYyVnseU/CnXLv4WeI1+AHi +eTy4o3fwbqlyxK39kvP2Yux5ngB27erRqr84fHYfFabUR8NNci0afy7ybTJobOT+7NIuxD9dzCp viF8OtA+JXh86B4ggk+WVZrO6t5THPZzrnZPE45SRexHYkHIJB8p8XfELxj4EXTfhx8bpljt5/EW nrY+OFCx2d7DHcLKUuBwLeciPaRxG+7KkfdHpU6axlZVI/Fe7Xe27X6r5rTb5yvWnlGFlRqt+zaa hL+W+ijL0+zJ6NaNp7+3aXaQ6fp8NhbLtjhjWONfRQMAVD4j1O10bSLrVr68S3htbZ5ZriRgFjVR ksSSAAAD1OKdpms6bqVv9o067jnjWRozJCwYBlYqw47ggg+hFeZ/tVa742j8M6L4Y8E+Ff7ai8Sa 5Fpmq2sYO77KwMkrZ6KpjidGY8DzAe3PLh6EsTiFTbtd630t3PUx2Np4DLp4iK5lFaKKvfokkt9b Gx8BbT4n2eiyD4k3MczzIktvIvlZZiXLP+6AALDYxXJCuzhSUC49AqvZeYIYxMiq20blVsgHHToK sbh61jJ80mztpxUaaiuiCijcPWjcPWpLDFN8sZzTtw9aNw9aAGvCrnJqnrXh/SdbsmtNVslnjZSM P1GRtJB6qcE8gg81e3D1pshBTGaabTuiZRjJWaMGW08T6PdmXSrldQt5rjdLa3smySFWcbjHIAcq oyRGy5JON4AAq3oHiLT9dRxZuyyxhftFpMu2a3JGQrqeVOPwI5GQc1oblJ471naz4ck1NkurW9e1 u4c/Z7mLnbnqGU/K6kdiDjqMEAi+aMvi+8xcKlLWnqu3+Te39LQ1AAy7TVPVtC0jXLGTTNc02G8t pl2y29zEro49CCKr6LrM09y+l6rbLb30S7pI03NGy5OGR2Vd3HUD7pOD2J0+X5FT70JGidOtTel0 +jX5o5CWx1r4dM2qaLdXF9oqr/pGmzMZprVADl4GJ3MBxmMkkgfJggI3VadqFtqdnFf2NzHNDNGH hmiYMrqRkEEdQRUkiNj7tcr4ZC+FPGtx4NaULa3sL6hpMTMxZcPi4jGc/KGeNwM8eaQBhRjS/tot v4l+K6/NbnKo/U6kUvglpb+V9LeT2t0drHXVE/3D9KlByM1DIQEP0rE7n8LMP4Uf8k80n/rzSuir nfhS2Ph7pIx/y5pXRA5Gaur/ABperOfC/wC7Q9EFFFFQdAUUUUAFFFFABRRRQAUUUUAeWW158W9Q /aOvrBtb0uLwtY6fZyx2NjeRyXUu+O6DPcpJGGgXzAuzyy2/YSWTayt6jD/qwa43w7dSt8a/Etq0 0xSPQ9MZUbVI3jBMl3krbj54jwMu3D8BfuNXZR/drSrHlkl5L8kc2Fm6lOTa+1JfdJr9B1FFFZnS FFFFABQelFB6UAYOk5/4TDWMn+G27f7BrcjrD0of8VbrBI7W/wCPyf5/r2rcjqpGdPZ+r/NjqG+6 a5P46fES6+Evwf8AEfxKsNCm1S40XSZbq1023t5ZXupVHyRKkKPIxZsDCqTzXlv7Hn7T3j79ofxB 4lg8b6DpukjTtP0e6s9GtbSRLzTvtdp5zxX3mzeYkxb5kikt4GERR/nEgIk0PgL4s/ts/tXeFfip 4m8M+HvjjrVpYaf4ivbWytYnTbDDHO6Ig+XoFAFYA/b5/bHHA/aC17/v5H/8RXF/Hg5+OHjP/sbd R/8ASqSuVr+oMDk+UvB028PD4V9iPZeR/npm3E3EkMzrxjjayXPLRVJr7T/vHr3/AA3z+2P/ANHB a9/38j/+Ir1r9hT9rn9pX4oftbeC/BXj74xaxqml3l1dC5srmRNkmLOdhnCjoQD+FfI9e5f8E1/+ T3/AX/X3ef8ApDcVx59lOV08lxM4UIJqEmmoxTWj2dj0+D+JOIq/FWBp1MZVlF1aaadSbTTkrppy s0fsGq7Xxmn03/lpTq/ms/vgKq6V9yX/AK+Jf/QzVqqulfcl/wCviX/0M0AWqKKKAK+p/wCoj/6+ I/8A0MVOn3ag1P8A1Ef/AF8R/wDoYqdPu0ALRRRQBQtv+P6+/wCvhf8A0UlU/AChNDmQHONWvuhz /wAvUvFW7c4vr7/r4X/0WlfMXxD/AG1PFXgY/FbwjoOnaTot94FudLl0nUvGVvNBZ3kN9qVxFc3W +eW2juIolTYqxTA+YAhYF0WtI/w5eq/JnPL/AHmHpL84n1bVfWP+QTdf9e7/APoJrzX9mL9oiz/a Hj8V6hpsFnFB4e8RHSfKt7xJZo5Et4ZJYrhUZhDcJJIyPCfmjZdjfMpJ9K1j/kE3X/Xu/wD6Camn /EXqaVv4MvR/kcz8Gv8Akk/h3/sD2/8A6AKKPg1/ySfw7/2B7f8A9AFFdGI/3ifq/wAzzMv/ANxp f4Y/kjPt/wDk4yb/ALFP/wBuBXep92uCt/8Ak4yb/sU//bgV3qfdrTG/8u/8EQyj4a//AF8n+YtF FFcJ64UHpRQelAEcn+pb/dNcX+zv/wAkZ0P/AK4yf+jGrtJP9S3+6a4v9nf/AJIzof8A1xk/9GNW 0f8AdJf4o/lI82p/yNaX+Cf/AKVTO0PTOK810Lxhqmn/ALQWs+FrL4Z6j9m1D7ObrxF5cptzstiw 5KbOCAmN2SXGAeceldq4/wAC319P8WPGllPcu0Nu2n/Z42b5Y82+Tgdsmpp83JL0/VHTXlGNSkmr 3lp5e6/8rHaKTt5ooorM6Qrh/HthaeKfHWi+DdQ02G5s2sb+9uluIRImVRLdVZW4IIuXODx8tdxX K6VNc3/xU1l/K/0ax0qzt45NvSZnmklX/vj7OfxrajLkk5ron/l+pw46Ma1ONKSupSV/Re9+NrHG /CP9nrS/gc994c8J+ONaurHXLx7u+s9QaLZb4XDC38qNDCWLRjqQEU7drYYeKfBb9uKD4r/H+28D ah8H9Hg0XWZxbaWfIX7TbsEJ3SNja+QMFQF29ATjn6z1zSW1IwzQXAiuLWQS2sjZIVsFSCoI3KVL KQfXIwQCPCfh74X+Hlp+0x4wsvAX7P8Aotr4k8NQ2ct3qb6y8UDC7SRleCIQMsTlUYPgDrgFgSa9 LDYmjXjXqYqDqScdH2eiu9u6/pnz2YZbjMHPBYfK60aNOM7Si03zLWVlo+ilpdLr0Ryvxz+Lfx4+ BvxD8beOPD37MWqfEPwzpMcNvoPhXwvZ2rXd5KY9OLNHCbMSHBuLp/O+0vGVtpI/KR1Vjt3f7Rfx GGtwaPpX7EN5cNcastmrSaXfwrGpuRC0jyNpvkgRqyyMwkMTq4MMkojmaP0S++GXjfUfiZp/xQl0 G1W8sJXdbVPEEfkzboPJCsTp5l2oGkcBXXLyktuCoF69NV+KaLtHgXR+P+pkk/8AkSvHPrzwmw13 9oT4m3ngnWvCnwps/D9nczape+KLPUtGks/Lt4LmzSK3Iu9MMru8clztj22xkKb1m2od9G6/aC+M f9u3EVl+xnqE1rHbtHCq6HdRhbuK5wI5JH07nzYiXMkSPAqxMFnLvGp+hv7X+Kn/AEImj/8AhSy/ /IlH9r/FT/oRNH/8KWX/AORKAPHbL4/XM114y0G5/Z1s/wC2PB9naTXOn2en3lw0plZAxUJYF5UV WaUCBJpWRP8AVKzqpmt/Fvxc0/wnpXiub9ni3vrzVJNWnutBmsjGdPhinT7NGZI7QtvMCvtVkPmS OMPtHHqkT/EOC/m1OH4a+H0uLhVE9wviBxJIF+6GYWmSBk4z0zVj+1/ip/0Imj/+FLL/APIlAHzZ 4i/a2+Ntl8TpPhx4d/4Jn+I7yFdJa6TxRNbGLSmniujb3FsZBatKHyjyQt5RWeIxyKQr5F3TP2mf ilZNqH/CX/sYx21ro8moT6rqk1he2kMdnbxzyrIhnsBHI8gi8tFWUgsMs0ayw+Z9Df2v8VP+hE0f /wAKWX/5EqO7vfiZe2zWl38PdDkjkGJI5PEUjKw9x9k5oAraDJdR/DzT/GGueEF8OalHpcd/qWj2 MiyfZZfKDTWxdVUS7TlM4AJUEYwCOxByM1z9nB4x1pfJ8Q6bY6fCsmXjs797kzKB0JaOPbz14OR6 V0FAGXr+hW+qxrMGaO4t5N9tdRqvmRHIyFJBwGHytjqpIqTw3qr6pYF7pFjuIX8q7hTdtjlH3gpZ VLLno2BuGD3q84LLgGsG5gbSfGMN2ioINTiMU3yyM3noC0Z67VXYJQSQCSEGTwKuPvRsc817Oopr Z6P9H9/4G9IRtzXO+LZxa+IvDdwFH7zWHiZyPuq1rOcfQsqD64rolx3rmfiYRbadpuo/8+/iCx2/ 9tLhIv8A2pTo/wAS3qvvVhYz/d2+1n9zT/Q6YNx1qK4baPu54p6nLU2TIQkVmdL8zjPgj4tv/EGh rpd54JvtFGn2dqPLu4Z1UySQiR41aWKPzNmQpdNy5OCQyso7kHNYHwxmnuvAml3NxK0jtZqWZupP rW/VVPdqNGOHkpUItdkFFFFSbBRRRQAUUUUAFFFFABRRQelAHE+HDdf8Lu8TLIv7kaFpnl4t4F+b zLvI3L++btw/yD+DkvXaR5281xnhyBV+NniS6FrcL5mhaYvnPpKRxviS74W5HzTMM8oeI8gj/WGu zjOUzmtq/wAa9I/kjjwP8OX+Kf8A6Ux1FFFYnYFFFFABQelFB6UAYOk5/wCEx1jAH3bf/wBANbkd YelAHxfrHH/Ptnn/AGD2rcjqpGdPZ+r/ADYrKHG1qa0SfeNPob7pqTQ/DH48H/i+PjMf9TZqP/pV JXK1+o19/wAEnf2afiHf3HjzXNY8Upea1M9/eLb6nEsYlmYyNtBhOBljjk8VH/w5u/ZW/wCg94u/ 8GkP/wAZr92wviJw/Rw0Kcue6ST93sku5/HOYeB/G2Ix1WrD2dpSk17/AEbv/L5n5e17l/wTXOP2 3/AWf+fu8/8ASG4r7Q/4c3fsrf8AQf8AF3/g0h/+M10Hwi/4Jpfs/wDwC+K2g/FLwZq3iSXUtNuJ jbrfahG8fzQSIcgRAnhj3HNc2bcf5DjMrrUKfNzTjJK60u1bud3Dngvxllef4XGV/Z8lOpCTtO7t GSbsrH0pn95Tqjj5cH2qSvxI/rgKq6V9yX/r4l/9DNWqq6V9yX/r4l/9DNAFqiiigCvqf+oj/wCv iP8A9DFTp92oNT/1Ef8A18R/+hip0+7QAtFFFAFC2wb6+B/5+F/9FJVLwLCDo029uf7WvuQxP/L3 L65/z6VdteL++OP+Xhf/AEUlVvBA26PMMj/kKXp+VlP/AC9S/wB3j+o785rSP8OXqvyZhL/eI+kv 0NZI1Q/LUOsf8gm6/wCvd/8A0E1YqvrH/IJuv+vd/wD0E1NP+IvUut/Bl6P8jmfg1/ySfw7/ANge 3/8AQBRR8Gv+ST+Hf+wPb/8AoAoroxH+8T9X+Z5mX/7jS/wx/JGfb/8AJxk3/Yp/+3ArvU+7XBW/ /Jxk3/Yp/wDtwK71Pu1pjf8Al3/giGUfDX/6+T/MWiiiuE9cKD0ooPSgCOT/AFLf7pri/wBnb/kj Gh/9cZP/AEY1dpJ/qW/3TXF/s7f8kY0P/rjJ/wCjGraP+6S/xR/KR5tT/ka0v8E//SqZ2mPlri/A HHxh8dY/vab/AOk5rtR92uK8A/8AJYfHX+9pv/pOaKP8Ofov/SkbYr+PQ/xP/wBIkdxRRQTgZrE7 COWQrjB+tcZ8NfG/g3xP4p8TWHh3xJDeXkWoJPfWscTq1sCn2dQ24DOWtpOnp+J67ULmOytZL2d9 qRoWdj2AGSa5/wCFuk6d/wAIxZ+KovDVrpt9rNnHd6hHDAEbzZB5jBvUhnOffNaR5o0216fr+hzz 9nKvGL3V2vy/U6OQqPnI7da8d+Hw8P8Ah/8Aax+IWovrtw974hh0e2js5NHuI443t7WZyonK+XIW Riwwf4SOT09iccYYdq8J+FvxW+H/AI7/AGtvG/hgf2DNd6Ta2LaJdQ4+1yyPC8d6pycgx+THG42q VIVW5wK6MLTrSo1nBaKPvenNH9bfI4cwqYOnisKqztJzfJ68kr/hdddWj3pRn5hTqZEwcAg0+uM9 YKKKKACiiigAooooAKKKKAADFY3jexnvdDmNjawy3VuFuLNZ1Yr50bb0zt56gdPyPQ7NMlAPBpxl yyTJqQ9pTcX1RFp84uoFmG7a6BgGXBH1Haszx/psOo+HcT3Pkx2+oWd3JIV3YWG5jlPH0Sk8CW9r pukHQbTasemzPbRxLHIojjU/u1+flsRlBuBIJzj0Gjr1pNfaLdWds6rJJAyxs2cKxHB4I7+9XH93 WVujMJfvsK+ZbrVfLVGd4T8b+HPGkM0/hvUTcLayIsxMLpgtGkq/fAyCjqwIyOeta7/cb6Vz3w0s PDEfhS01Xwro1rYw6lDHdyQ2sIjVnZFySAOuAB64XHauhf7h+lZyXLLl7G0ZRqU+aOzV19xhfCj/ AJJ5pP8A15pXRVzvwo/5J5pP/XmldFV1f40vVmWF/wB2h6IKKKKg6AooooAKKKKACiiigAoPSiig Dh/Ddsq/HTxPdDTI4zJoOlr9r+xyq0uJLv5TKx8t9ufuqAy7vmJDLjto/u8VxPhk2n/C9fFGy+tX m/sDSvMgVp/ORfMvMM279ztPONgDcNv42V2yY28VtiPjXpH8kceB/hy/xz/9KY6iiisTsCiiigAo PSig9KAMHSWJ8X6wm7oLc49PkrcjrD0of8VfrGW7W3y+nyH/AD+FbkdVL9DOns/V/mx1R3V5aWUL XF7dRwxr96SWQKo/E1JUN5ZW17GYry3jmj7xyKGX8jUmhR8HeVN4U02SNgytYxFWVuo2DmtPYvpW V4M2w+FNOjVVCrYxBQowANorUEgNAC7F9Kpamq/brHj/AJbv/wCinq8DkZqlqn/H7Y/9d3/9FPQB bVQOQKdQOlFABVXSvuS/9fEv/oZq1VXSvuS/9fEv/oZoAtUUUUAV9T/1Ef8A18R/+hip0+7UGp/6 iP8A6+I//QxU6fdoAWiiigDPt8/br7/ruv8A6KSqvgR2fRpi+c/2rffeYH/l6l/z/j1q1Bze3wI/ 5eF/9FJVfwNE0OjTRtGyn+1L04ZSvW6lIOPQjoe4546Vov4cvVfkzCX+8R9H+aNiq+sf8gm6/wCv d/8A0E1YqvrH/IJuv+vd/wD0E1NP+IvUut/Bl6P8jmfg1/ySfw7/ANge3/8AQBRR8Gv+ST+Hf+wP b/8AoAoroxH+8T9X+Z5mX/7jS/wx/JGfb/8AJxk3/Yp/+3ArvU+7XBW//Jxk3/Yp/wDtwK71Pu1p jf8Al3/giGUfDX/6+T/MWiiiuE9cKD0ooPSgCOT/AFLf7pri/wBnf/kjOh/9cZP/AEY1dpJ/qW/3 TXF/s7/8kZ0P/rjJ/wCjGraP+6S/xR/KR5tT/ka0v8E//SqZ2o+7XFeAf+Sw+Ov97Tf/AEnNdqPu 1xXgH/ksPjr/AHtN/wDSc0Uf4c/T/wBuRtiv49D/ABf+2SO4pG+7S0HOOKxOw5j4s3otfh5qUSMf NvIhZW+P+etw6wJ/49IK6SCJIYVjjXCqoC1yvxEvN+r+GfDS2vm/2lrytN/0zjgikuA//fyKNfq4 rrV4XFbS0oxXe7/Jfozjo+/jKkuyjH82/wA19xn6xqUemhWkDO0km2OGPG+RsZ2rkjJwCfYAnoCR 478Mvgr4b8BftBeO/in4LsNAuNa8SNbtf2La9+8skA+YlEt2KGV/nYZIyvGeteseIp/sN7DeTnbD 88TTM+FiZwNrHngZG3PJyw7ZI+N/2XP2SP2iPhx+0vbeJ/GFgsNjpckj6jqjahuS/WWKRRswd0hL EEhgMY5wcV6GXUo1MPXbrcnu7fzap2+9Hh5/iqtDMMEo4R1rz+Jf8u9OXm2fSTevRd7H1ZZfFFrr xrcfDay1HwbL4is7Nbu80CPxjuvYLdiAszwC38xUJIAYjBJ61sSax47hdI5fD2gq0jbY1bxDKCzY JwP9F5OAT9Aa8M+Jfwt1r4sfFfxD8HvF10p8G+JL5buOOOFGuIbyC1spDOHeFQEjaKAoFZpFlkZ/ MZUMcHOWn/BKD4LiCO3ls/DKQ2/hRtAtLey8KypHFZ/Zrm2W3zJeSSG3RLu4EcYkDIlzPGJPLaNI vJ9D6g9+1X4tx6F4rtfAmuax4Js9cvoPPstGuvGnl3dxFvCb0ha3Duu4hcgEZOOtbEOs+OrmMy2+ gaDIquyMyeIpSAykqw/49eoIIPoQRXl2u/sZ6J4ki8NaBqfipV8N6J4Zs9G1Dw3b2U32XVLe3yFh mWS4cTW5DH93cCd0x8kqb5hLwV7/AME39PuNWsY5NX8O39rZ3Vsn2rWfDYnvHt44mZWL7wDJDcbZ bYYAt5S02XYiMAH0ba6743vrSO/stC0CaCaMSQzReIpWR0IyGBFrgggg5FY3gT4xWvxStby++GOv eB/EcGn3jWl/NoPjYXi21woBaGQxW7BHAIJU4IyOOa8A8Of8E3P+FUfF3wH4t+E914fn07Ttanvv Gl5rNp5N9LN5nmx3tsIYist2ypFYu8joRaqFDNsWM9jr37CNp40ttJj8cePLG9m0PS5NJ0m8h8Mh JbOy8hoo3iaSeTy7vbJNFJOuFlguJ4fKQSFgAe1f2l8QcZ/4RnQ//Cgl/wDkWm3Gs+OrSIz3Xh/Q Y41+88niKVQPxNrXgdz/AMEzvhV4lht9F+IU+japoNjb2sGm+FofCUEOm2cUbhpIY4GeRVheNprZ YxgLbS+Ud/zM+Pp3/BJb4G26Qz6q2m6heWesX2o2d9qGgm5klkuxGbhrj7RPLveZ4YmmaHyFl8tM oCNxAPpca34lsw114h0SzhtlHzTWGpNOU4JLMHijwoHoWPTjGSNpHSRQ0bhgRkFT1rzz4E/CLwv+ zH8IbX4caS9jDpen3FxNDDpmnvb28RmmeQpFE0kshLO5PzSSO7uTnkKO28NwT2ui2ltcAiSO1jWR W6ghQOxI/I4oAvVHKTu+7UlNcd6AMTR3+x+MtQsisarc2sNyuFfczjMb5J+XGFjwBz1yOlbchBSs PXroaX4l0Z5ZQq3jT2i/NJyxj80cLlekLfM2MdActg7Ee89auXR+X5aHPR93mj2b/HX9TnPAJm06 61jwxNZmFbHVXltWZv8AWwz/AL/ePQB3ljx/0yrpH+4fpXNar5Oi/E7T9QM5jXWbF7GQHpJNCTNE vsdhuT749hXSv9w/SnW95qXf/hn+JnhfdpSp/wAra+W6/BpfIwvhR/yTzSf+vNK6Kud+FH/JPNJ/ 680roqVX+NL1Zphf92h6IKKKKg6AooooAKKKKACiiigAooooA4jw3fCX45eJ9O+1yMYdB0tzbtqT MqbpLv5hBjbETt5cEl8AEDYM9rH93pXG+HJrp/jT4kha9ZrddD01obf+043EbGS63H7OFDxE4X52 Yh9uAAUbPZR/drav8S9I/kjiwP8ADl/in/6Ux1FFFYnaFFFFABQelFB6UAYOlc+LdYBx0t+wz9w/ j/n61uR1haWCfF+sgj+G2/8AQDW7HVS3M6ez9X+bHUMcKTio7m4htLd7q4kVI41LSO7bVVR1JPYV m6P448I+I7+80jw/4n02+utOaNdRtbK+jlktTIm+MSKpJTcvzDIGRyOOak0PmO7/AOCr37NPw+v7 jwFrul+JmvdEnawu2g0yJozLCxjfaTKMjcpxVjQ/+Cu37L3iHXLPQLHSPFSzX13HbwltLi27ncKM /vumTX5t/Hn/AJLj4z/7GzUf/SqSqfws/wCSn+G/+w/Z/wDo9K/cI+HvD8su9t7/ADcnN8Wl7X2s fyFPxq40jnTwt6fL7Tl+DW3NbvvbqfuvA26Pdjr61V1T/j9sf+u7/wDop6tw/wCqX/dFVNU/4/bH /ru//op6/Dz+vI/Ci6OlFA6UUDCqulfcl/6+Jf8A0M1aqrpX3Jf+viX/ANDNAFqiiigCvqf+oj/6 +I//AEMVOn3ag1P/AFEf/XxH/wChip0+7QAtFFFAFC25vr4Af8vC/wDopKq+BQF0WYD/AKCl7/Dt z/pUvv8Ar364HSrVt/x/33/Xwv8A6KSuc8BePvA5t9c0WDxlpMl14f1K7k163j1CLzNNV55ZENwu cwhkywLgZUZGRzWi/hS9V+TMJf7xH0f6HZVX1j/kE3X/AF7v/wCgmi01K0vZ5ra3uYnkt2CzJHIG MZKhgGA6EqQcHsc9MGjWP+QTdf8AXu//AKCamn/EXqXW/gy9H+RzPwa/5JP4d/7A9v8A+gCij4Nf 8kn8O/8AYHt//QBRXRiP94n6v8zzMv8A9xpf4Y/kjPt/+TjJv+xT/wDbgV3qfdrgrf8A5OMm/wCx T/8AbgV3qfdrTG/8u/8ABEMo+Gv/ANfJ/mLRRRXCeuFB6UUHpQBHJ/qW/wB01xf7O3/JGND/AOuM n/oxq7ST/Ut/umuL/Z2/5Ixof/XGT/0Y1bw/3SX+KP5SPNqf8jWl/gn/AOlUztR92uK8A/8AJYfH X+9pv/pOa7UfdrivAP8AyWHx1/vab/6TmlR/hz9P/bkbYr+PQ/xf+2SO4obOOKKR87TisTsOTmuJ NR+MEFmkfyaX4fkknYj+K5mUR498W0v511o4GBXK+CJdQ1TxX4m1u8gVIV1COxsHAH7yGGFST+E0 k6/8BrpnnMa5wPxrat8Sj2S/z/NnHg9YSqfzSb+58q/BIxfGU91MIdA0/cs2oSeW0iLGxhhC5eUq 55A4XOGwzplSM1yfgfw/p1z8UfGWlXMlwLOzbTlsrVbyRY4A1vyEUNhQeOBXUaHcnXtYvvETKnkw ymysWWZJAyxn96wwMoxl3RspJ/1CnjOK5HTL/wCK0fx6vrB/C1ofDs8gMmpWdxCzKi2vyC4EhWQO ZM7fLV1253EcE3GUYU5xtfT7neL/ACVvmY1Iyq16dS9rSendKMl+bv8ALyO4/wCEG8O9fIuP/A2X /wCKqnq/wz8MazaNZXH9oRqekltq1xC6/RkkBH510SOTwRSsu4YrmTcXdHoSjGcWmcA/ws8TaPAo 8P8AjGS+CHPka9vZmX+6JYWQr/vFXPqDQzSaQ6x+KPhxqixsv7y80nUJLyGP2KgrKfwjI9cV3vlY OQ1KYlPWtvbc3xxT/D8jl+qyp/wpteW6/G7XyaOR0OX4Z6/eSaXpmteZeQqGmsm1CZJ4lPQtGzBl B7ZHNaw8HeHieY7j6fbpf/iqtax4V8PeIFVdb0W0vAhygurdZNv0yDiseL4bQ6TvXwv4p1bT/Mbd 5P2v7REp9FScPsX/AGU2jHTFFqMtm18r/iv8g5sZT+KKl5p2f3O6/wDJvuNBfBfh9v8Allcf+B0v /wAVTv8AhCPD/wDzyuP/AAOl/wDiqyre4+KOiwH7Va6TrTKc77dnsnZfQI3mqW+rqD7U9virpWm2 y3Hi3Q9U0XvI19Z7o4vd5YS8Sj3LAUexqP4dfT/Lf8B/XaMf4l4+qt+O34mrbeFfD9jOtwtpueNt 0bXEjSbGwRkbicHBIyOxNaKiMH5BXF/ETxR4su/DcGt/CSW31VsyNcW9nLA0k8f2eUxiKSWVIo2M 3lfM+9cE/Ka6jRZb99Ot31QKt0bdPtCqoA8zA3cAtjntkj3PWsZe67M6YzjNXi7+heoppkxSq26g oyPGl2um6fbai0yxrDqFuGZpzGuHkEZzgHP387TwSBkjqNJWXG0H8Ky/iEdcXwVqj+GGt11NdOnb TWul3Ri4CExlhuXK78Z+ZfqOtZvwyvPH9/aag/xA0+G3mGsTjTVikjbfZjHlOdhIGeeCc4xnmq+y vn+hnGNqsn6fqTfEyK5TwzJrVgn+kaVNHfR/LksImDSKPQtH5iZ7bq3IphcW/nxOGVlyrDuMVJPa rPG0cmGVlIZWXgjFc38Mi9n4bk8MywNE+h3D6eEZ9xEScwnPfMLRt65JzWnxUfR/n/X4nNL93itd pL8Y/q0/uRY+E+f+Fd6Tn/nySuirnPhW5Hw90nH/AD5JmuiRtwzU1v40vVmuF/3WHovyFooorM6A ooooAKKKKACiiigAoPSig9KAOJ8Nvu+OXiZdrY/sHTP+WMAH+su+jr+9b6P8o/g5L12y9K4vw5bz RfGXxJeGxZY5ND01VuDpcSCQh7rI+0Bt8uMj5GULHnKk72x2UbblzW1f4lbtH8kceC0py/xz/wDS mOooorE7AooooAKD0ooPSgDB0tceLtYcL94W43Y6/J/9f9ee1bkdYek4/wCEw1jjtbc+vyH/AD+N bkdVLoZ09n6v82cv8cvhkfjR8IPEXwnHiq+0NfEOly2MmraZHG1xarINrPGJVZN2M43KQOuDXnv7 KH7IUn7LbX9nD8R7nxHazaTYWFpNqGniK8K25ld5bmRZPKmkeSZyDFDAqqFUq7AufbKRjhSfapND 8Mvjxx8cPGf/AGNuo/8ApVJVP4Wf8lP8N/8AYfs//R6V7D8WP2If2sfFXxT8TeJvD3wP1i7sNQ8R XtzY3UXlbZoZLh2RxlwcFSDUHw8/YR/a90n4gaFqmo/AfWobe21m1lmmfytqIsylmPz9gDX9MRzj Kf7J5frEL8lrc0b35V0ufwDU4Z4jlxG6iwVXl9te/s52tz73ta3mfr9D/ql/3RVTVP8Aj9sf+u7/ APop6s27bogMfd4qtqn/AB+2P/Xd/wD0U9fzOf35H4UXR0ooHSigoKq6V9yX/r4l/wDQzVqqulfc l/6+Jf8A0M0AWqKKKAK+p/6iP/r4j/8AQxU6fdqDU/8AUR/9fEf/AKGKnT7tAC0UUUAZ9tn7dfEH /l4X/wBFJXz/AOKf2NNf+LPhX4peHh8dNU0HTfiLdSR7vDtmxuLJ4Z3+Zvtss8Eu8gxyosESPAEi xlTK/wBA22RfXx/6eF/9FJVTwGxbRZmJ/wCYtff+lUtaL+HL1X5M55f7zH0l/wC2nJ/s9fBXxF8G x4obxL46TX5vEHiJtRjuV02S3eKPyYoUSTfcTeZJtiDNInlIWY7YYhhR32sf8gm6/wCvd/8A0E1Y qvrH/IJuv+vd/wD0E1NP+IvU0rfwZej/ACOZ+DX/ACSfw7/2B7f/ANAFFHwa/wCST+Hf+wPb/wDo AoroxH+8T9X+Z5mX/wC40v8ADH8kZ9v/AMnGTf8AYp/+3ArvU+7XBW//ACcZN/2Kf/twK71Pu1pj f+Xf+CIZR8Nf/r5P8xaKKK4T1woPSig9KAI5P9S3+6a4v9nb/kjGh/8AXGT/ANGNXaSf6lv901xf 7O//ACRnQ/8ArjJ/6Mato/7pL/FH8pHm1P8Aka0v8E//AEqmdqPu1xXgH/ksPjr/AHtN/wDSc12o +7XFeAf+Sw+Ov97Tf/Sc0Uf4c/T/ANuRtiv49D/F/wC2SO4pryKqMxP3VzSscDJrnviVdaongjUo NCult766tza6fO3SO4lIijb8HdTWcI881Hub1qnsaMp9k39yuR/ChLg+BbLUbncsmo+ZfyRsOUNx K02z/gIfb+FX/FWrf2PpDXETx/aJZEgs0kYgPM7BUXgH+IjPBwMntVzTbRLCyisoE2xxRKka+igY FZctyNS8Zx6XFe8abbC4uoo5iDuk3JGGGMMpCyHrwVU46Grv7Ss5dNzCMXh8LCmt7Jf5v82aGl2M emaZb6eszSeTGE8yY5eTj7zHux6k9ya8k+DfjDxlrX7SHxF8Par4FextbGS0D6g1xvSf93tg8vCj O+MF25+Q4XnqPUtc+1XFza6ZbXHlrKzPcSKxDCNQMqvoSxQZ7KWIIODXnXgD4veGvGfjt/C9p4fu oYrx2NpdLqEmX2qSd43ccLxgnAwPp1YVVJUa1oc146v+XVO/nszz8ylh6eKwinWcLT0ja/N7rjby +JHrUfvT6+S/jV+3HefsyfErx7q3xv8ACGo23w18Lx28em63Z6bK3mzuNNDBriLUJpGIe/5RrKAK q5EsgDEVvFv/AAVJ+BHgPx1b+D/E/g3xfHJqF0un6bbx20rtPqCG4W4gWRJ2QuklvLHtbZzazlWk wAOA9w+vaK+a/E//AAUE+A3hbwZoPjW90jXjD4m8RT6Podr9qkE15NDbiaR0UORsXJBZiqjaeeVD R6p+2xoTw+MNO0XwTqCa14T0uRJtD+2T6heNqTTxQQILWxeSeSFpZSAyRlpBFJ5YYoRQB9MU1wd2 QK+V7X/gpV8CJHitbzQdSt7zbEt1ptx4ihhvLa4aATNavbyTrKlyoJPkMqybI3faFUmneNP+Ck3w L+Hmgalrvizwp4gRdJvNQttRXTdRF8bKWyiE1wlwttK7QMkR84oy7xEUcrh1BAPqRkOfu0MhPRa+ T/Hv/BQz4beBtR0Hx9fa/pcfgfWvhani+3tZtTb+1nhkXekxiF39oSHaUQFLSaN3ZlM8Ugihny/B v/BWP9nHWfiNa/CbxLpetabrV54gs9PtxM9zHG0d9dSxWUi5JMu8IFPlh8SJNu2JGXoA+pNe+F3g jxDdLqF74djjvE5S/sybe4T6SxFXH54qt/wg3i/Srr7R4Y+Il6seABZ6xAl5D/318k2frIR7V5Zf /tdeFfC2uTaH4z8EatEv9sX+nWupWuqZhmuIdQFnDBhpg6vLJNZxKSNrS3AAwBXH+Kv+CmnwB8Ga I3izXtO1BdN/su7vFlh1qKTP2XzDPHEUuGa6mRUdpIYUaSEWt1uB8lgusa1VK17rz1X4nLLA4WUu ZRs+8W4v71Y+iE1v4i6ZetBrHhC1v7fb+7uNHvgJSe+6KbYFH0kYn0FOs/ip4UW5lsNbe70maI/O NWs5IIz/ALsrDypP+AO1Yfw5+JHg/wCJ3wT0P9onwFqF4uj654dg1yx+1SSMJbOWETAFGPBKEEEY IODyMqe6SNXjw4znsaOenL4o/dp/mT7HEQ/h1PlJX/K35sgGpaTrth5umahb3UMi8SQyK6kdOoyD UHgz7UnhTTBqjlrldPhFwzMjEyBAGJKfKTnP3ePSs6++FXgG91STWf8AhGILa+mH77UNPzbTyf70 kRVm/E1zvgfwP4t03TZDoPxF1m3jgvrqCHTdas4p4lVJ3RGXP70qVAIJlOVIOASQNFGjKm7Sttuv 8r/kc8q2Np1481Lm0fwy9Okkvz+89HaRMY3Vxmp3F54W8b3F5p9jLcjWtLZ47dZVVXvLcEhAW4Dy RtjJ4xBziqHi7xJ8bfB3hq/1GLw7o+uSQ2rtaHTfPjmklx8i/ZyHyC2MkSjrzjqILzxrdXXglviB 4+8G3eltpMUZbRmu4zLHeSKFJ8yM9AsqqpBBw8m5chcXTo1IWatJSdrJq7fTTfexniMZRrScHzQl Bc93F2SvZ62ava+nzsXv2efFj+NPhVpOsro11Yw+UYoI7tQsjqh2lyoJ2gsGA55AB4ziu8QYFeaf B/x1ovxC0q9Fvok1nPpqrugTUJfLKsG24w3H3Tnjj3r52sf+Cpvws8AfCy+8b/G++0u4m08zu114 W8QRy213tuUgEFmsN7dPfSJJJHE5hJZWmthLFbSTGCLPGQlTxU048uu29jfKakK2W0pRnz+6lzWt e2jdumvQ+1aK+bfFn7evwe8B/Cq6+LPjXwxrmm2cfjKHw7Z2smomSa+mlbEUkQikYEMoLYJG1QSx UBiG+EP20tA+Iuqr4c8PeGI9H1P/AIQPUPEM1h4i8VIsluIQnlGRYpmZbc7/AJp8FAQygllNc56J 9KUV8c/Dz/gp38LNUttN8Ma5pd54j8QS+GRq15P4MuhJassl+bG1CmO8uIc3E7QxxrFdXCl3JEjR r5hup+3lJ8Xvhh4P+M37Mvg/VNT0DVNcvLfxE93pkk0lnb2lzb287uJtQsmt40eYiS4CXLQhGb7P IqswAPrmivkPw3/wU7+EXxF+GWofE74c/D/xPdaZZabNPcahLMV+yyJcy2xR4Jp4ZHZJIiHX5ech WPUVvDH/AAVH+FureKbH4b6h4Du5PFWqSRJZaDovikXTpvisWzPJuVIMPebcOQ5CZCnnAB9i5AOC aasiOxVT93rxXzX8Mv8AgoJ8APin8W/CvwY0u21a31nxi+oro8P9pGbH2O3S4mWVoJHWCRY3Vmhk ZZFEkTbSJAa+g9Mt7rTtUa0S4kmtZoS8fnSbjAylQUBJ3MrZ3DOdpDDOCoUA06KKD0oA4fw1a28f xx8T3Qi/eSaDpaySfYXXcBJd4HnFtkmMn5VUFM5JIZQO2ThcVxPhqa3b45eKIVuIzMug6WZIg1wX VTJd4JDDyQDzjy/n+U7/AOCu2Q8VtX+NekfyRx4H+FL/ABT/APS2OooorE7AooooAKD0ooPSgDA0 oD/hMNYJ/u2//oBrdQj1rmJtO8VN4l1C/wBE1mxhheSGOSG70+SYkrECSCsqAZ3L2P3T1zxIlv8A E75fM8S6Gxwu7boMwzz82P8ASjjPbrj3rRqL6o541OS65Xu+nmdLuHrSEgjGa59IPiKBiTX9FY4+ 8ujSgfe/6+T/AA8fXn/Zp0kHxBIbytd0cEhtu7SJTj5gVz/pAzhcg9Mk54A2meWP8yK9t/df3f8A BLPhRM+F9PwP+XOP/wBBFaGwjHtXN6do/wASdN0+LTrbxRom2GIxxmTQpieBhM4uh0xz0z221YW3 +JGct4i0MruzgaLN93b/ANfPXdz9OMd6OWP8yF7b+6/u/wCCdBF8q4JqnqZH22x5/wCW7/8Aop6z 0i8ert87WtJbld23SpRkBfmx+/PVsEdcDj5vvCvc6b8Q55LeVvEejKYJFZsaLLhjtZW/5eeM5BHX GP4s8Plj/Mg9t/df3HSgjHWl3D1rmY7b4nnareJdCztG7GgzcnPP/L16cY7HnJ6VJ5HxFMbEeINF 3bW2/wDElm4Ofl/5eecLkHpk4PHQrlX8yD2391/d/wAE6DzEzjNVtKI2S8/8vEv/AKGa+cf2o/2l v2x/gt49t9B+Fn7MDeONHurHzotX0y1mby5d5HkuiOxBVdp3HAfd8oGCK8zi/bx/4KGW28J+wBqm Gkdvm0+7JGST+PP6V7GHyHGYmjGrCdOz71Ip/c2mj5bGcbZTgcVOhVp1uaLs7Uakl8motP1TPuQu o6mgMpGc18YeB/24P+CgHijxppPhjVf2Fr3T7e+v4Ybq/urO5iito2YB5Gd2CjaCW59Mck19YWsX j4Kv2rXNIYjyzJt0mVcgZ34zOcZ4x124Od2eOXGZbXwElGrKOvaSl+Vz0sp4hwec05Tw8KiUXZ81 OUPuUkm/VGvqZHkx8/8ALxH/AOhCp1I29a526sviNNEinX9HG1o2Zv7Fl5IfJ/5eOARgD0OTznAb 9m+KW3A8R6Du2nH/ABIZuu7j/l67DjHc857Vw8q7o9f6x/df3HTbh60bh61zvkfEXDY8Q6Lzv2f8 SWbj+7/y8845z0zx93HMkkHj5gwh1zSFO59u7SZTjjC5/fjOGyT0yOBt6k5Y90Htv7r+7/gl63Ia 9vxnH+kL/wCikqv4HULo8wBU/wDE0vT8rK3W5l/u8fh1HQ85rNGm/EaG4mnTxNomJpQ3OhzHA8sL j/j567hn6cY71r+EtKvNF0ZbLUL9bmczSSzTRwmNSzyM52qSxUAtgAknA5J61XuxptX6ohOVTERf K0knv52t+TNOq+sf8gm6/wCvd/8A0E1YqvrH/IJuv+vd/wD0E1NP+IvU2rfwZej/ACOZ+DX/ACSf w7/2B7f/ANAFFHwa/wCST+Hf+wPb/wDoAoroxH+8T9X+Z5mX/wC40v8ADH8kZ9v/AMnGTf8AYp/+ 3ArvU+7XBW//ACcZN/2Kf/twK71Pu1pjf+Xf+CIZR8Nf/r5P8xaKKK4T1woPSig9KAI5P9S3+6a4 v9nb/kjGh/8AXGT/ANGNXaSf6lv901xf7O3/ACRjQ/8ArjJ/6Mato/7pL/FH8pHm1P8Aka0v8E// AEqmdqPu1xXgH/ksPjr/AHtN/wDSc12o+7XFeAf+Sw+Ov97Tf/Sc0Uf4c/T/ANuRtiv49D/F/wC2 SO3cZWub8bW41LUtB0Qyjy5tYSe4jz8zJBG8qn6CVYs/l3rpHziuYEVnqnxZNwY2abR9DCI38IF1 Nlh/vf6Kn0B96ml8TfZP/JfjYrF601D+ZpfK93+CZ0jMiDLVi+EJm1CC51mSZWGoXkksPlXJkQxL hI2XIGAyKrFRwGduTnNWPFmp2+laFcXN3qNvalk8qGa6uBCnmuQqLvIOCXKqOCcngE4FSeGTpc+h WUmjamt7a/Z1EF4twJvOUDAbeM7yf72eTRHSDNJRlKsuyV/m/wDJX+8TWrG+n8u802VY7i3bcqyf dmUj5o24yoPHI6EA4IBB808I2/gnRfilrNt4c+E+tNrGkxQPdtbzWxtovPViDD5k6nB2sPujHTAr 1qVVwQfrXC+GUstI+N3ii6utd07z9YtdOjtbH7UBcEwxzF/kPPR1PGTjk9s6Yeo406i5mtNu+q3+ TZy4ynGpiKDcFK0nq1ey5ZO6fTVIwZ/DvxJPxjtfiLaw+JP7JVZGutBuo7Z8yGHyk8qRb9UjjHLs jRSF22ncpHPdR+MtcWMK3wv176eZZf8AyTXQBR1p2B6VznoHPf8ACZ61/wBEv17/AL7sv/kmkfxj rbDA+F+vf9/LH/5JrosD0owPSgDi7a5js9Uj1e2+CuqJdI0zLcItgHUylTLz9oz85RC3qVGegrT/ AOEz1rGP+FX69/33Zf8AyTXQ4HpRgelAHPf8JnrX/RL9e/77sv8A5Jo/4TPWuv8Awq/Xv++7L/5J rocD0owPSgDnv+Ez1r/ol+vf992X/wAk0DxnrQGB8Lte/wC+7L/5JrocD0owPSgDBMms+KbRrSfw 9PptvNujulvpIjI0eOirGZEwenLA43cA4NbkKMqYYf8A1qcAB2ooAa4HpWP4bhFvfalbraiJF1Jm X/RygfdGjswP8WWLZYd8jqDWxJWHoG2DxfrVoEjVnkguTtD5O6Ly8sT8uf3P8OOMZGTk1H4Zf11R hU/iwfm1+Df6G6UXGNtcn470u3g0jUdQ1ezhutLltd+q2Ukixk+WM+arkhQwUYO4gfKh3rt562sP xrtl0VrGS185by4it2iKI25XkVWyHIBXaST14BwCcAunfnVnYeIa9hK6vo9H1OT8IaJF4H0O607w r8Kdft5LyMmS4nmtHYtg7c4ugcDPQFe/IPNVfhLpfxD+H9hcJ4psfEmv3V0sJkbybK3ghdVIYQxf bH8uM5zsLtg9+lenxxjy1BH8OKftA7Uqk51JuUndvqx0KFHDUlTpxSS2SOe/4TPWiMH4X69/33Zf /JNA8Z60Onwu17/vuy/+Sa6HA9KMD0qTU57/AITPWv8Aol+vf992X/yTR/wmetHr8Lte/wC+7L/5 JrocD0owPSgDnv8AhM9a/wCiX69/33Zf/JNJ/wAJnrPX/hV2vf8Afdl/8k10WB6UYHpQBzv/AAl+ syOFPww10f7TSWWB/wCTNXtKs9Sm1NtY1SNYiITFBbxzFgoLAsx4GWOF7HG3g/Ma1CoPajpQAUGi igDifDcqN8cPE0a6lG7LoOlt9lF9IzR5ku/nMRUJGGxwykl9pBA2LntE+7XH+H2nPxn8Rg3EzR/2 HpuyFtUjeND5l1ki3A3xE8ZdiRJgBQNjZ7FAAvArau/eXovyRx4H+HL/ABz/APSmLRRRWJ2BRRRQ AUHpRQelAFHSlBvNQJH/AC+L/wCiYqu7VH8NU9K/4+9Q/wCvxf8A0TFV2gA2r/dpCikcLS0UAeUy X2s3upahJN4h1BdmqXUcaQ30kaqiTOqgBSAMACk83UOg8R6t/wCDOb/4qmw/8fupf9hm9/8ASiSs jxZo2tX+paRqmiw2kjafeySyRXVw0W9WhePgqj8gtnp0FAGx5mp/eHiTVv8AwZS//FVHcXt1ZwSX dz4r1OOOJS0jtqkuFUdSfmrh4vAXxGj8iV/Gd07x6k0s/n6xLsaMhQSEEQI4BxGSVUnPzZIOvaaJ 4j0/4Y3mh6xcNeX4sbpFYTvMz7t+wF3G52wQDwBnoABigDT0jxpoviC5+x6D8TpL2bZv8q08QNI2 31wrk496uanPrFtp1xcReJtV3Rwuy/8AEyl6gH/arE+HHhe/0DTmm1xG+2yyEMGmSTYvYB1ij4OO RjqK29a/5A13/wBesn/oJoAkV9QC75PE+rev/IUm/wDiqg0zW4dbjkl0bx1fXaxSBJGttckkCMVV wp2ucHa6tg9mB6EVynx/8CeMfiV8I9S8HeAdej03VLwRrDcz3DxxlPMUyI5RWJBTcMYIPQ8Eisn9 l74J698CfCmr+Fta1qG+S41+W40+WOUu32XYiRGU+WmZtq/OQMEgEHrQB7j4E8Ox6z4Zi1HUNb1a SZri4Vm/tidchZnUcBvQCtV/B+kxMqPrGrLu+6DrVxz/AOP1H8L/APkTIP8Ar6uv/SmSuZ+P/wAL PGnxGOj6l4C8QWul6po73Elne3DN+6kljERYBVOf3bSjtyRQB1S+D9JdQyaxqzBum3Wrjn/x+j/h D9K3bf7W1fPp/bVx/wDF14/4X/Z3+M/hzStM8MWnxDW102xstOtfLsdevIdlvDLaebAkaKqqSkVw ROCJG+0eWdqqGrvvgR4G8eeAPClxpPxD8a3muX8t+07Xl5qhuvlKIDszDGYlLKzCH5xHuwHIxQBN oet/C7xNr8/hfQPH95dahaxGWe0h1y4LogKgt97p8y/nWtq/hG1s9KuLu31fVhJFA7oTrE55Ckjg tzzXG/s8+DdS0a+8ReINYsbi3mubyO3jjuI5E+RIwxZQ6KCNz4yNwypG7IIHpHiD/kBXv/XrJ/6C aAJNMZp9Nt5pRlmhVmPqcVYAAGAKr6R/yCrX/r3T+QqxQAVX1j/kE3X/AF7v/wCgmrFV9Y/5BN1/ 17v/AOgmqp/xF6mdb+DL0f5HM/Br/kk/h3/sD2//AKAKKPg1/wAkn8O/9ge3/wDQBRXRiP8AeJ+r /M8zL/8AcaX+GP5Iz7f/AJOMm/7FP/24Fd6n3a4K3/5OMm/7FP8A9uBXep92tMb/AMu/8EQyj4a/ /Xyf5i0UUVwnrhQelFB6UARyf6lv901xf7O3/JGND/64yf8Aoxq7SQ/uW/3TXF/s7n/izOh/9cZP /RjVtH/dJf4o/lI82p/yNaX+Cf8A6VTO1H3a4rwD/wAlh8df72m/+k5rtR92uK8Af8lh8df72m/+ k5oo/wAOfp/7cjbFfx6H+L/2yR20rFUzXM/D6WHVJta8SwI2281qaJS/XFvi2OP9ktC7D2bPetrx Pq0eg+Hb7XJo2ZbO0knZV6sEUtj9KreC9LvdE8JadpOpSrJdW9nGl1JH0eXaN7D6tk1MfdpN92l+ r/Qqf7zFwj2Tfzei/DmKnj7S9C8QaXa+HvEECzQ3mow+XEbswlpInE6kFSCSpi3bR1CnPGau+DfC Hh7wJ4cs/CfhHSYdP0vT4BDY2MAISCMdEUE8KOgHQDgYAAqn4qtzca/4dHlyMIdSllyhiwD9lmXL b/mx8/8AB82cZ+XdXQJ9wcdqmXwo0pylKpL5fkhkrKvJFeZ+F/Dfgq9/aA8TaqujTpqOmx2NyLsa tcGKaSa3mi3eQX8vcsa7A20kKxA25OfQ9VvItPja4nbC5AJVCxySABgckkkCvLvhv8DY/Cnxs8Vf GZrfUP8AioI4ls9Nup42+wtkmcjEpXEj4YY6fMP4sVvRVD2dRzdny6aXu+aP6XOTGyxkcRh1RjeP P77va0eSWvnrbRdbHrqnIpa4nSfj98I9T+LF58A9N+I/h+68cabpg1HUvBdv4isn1a1syUC3MloJ vOSEmRAJGQKd688jO9rPjTSdBntbbWriGxkvrhYLGO8vIY2uJT0jQF/mYkjCjJNcx6JsUVxvhb48 fCvx1pes634H8f6HrNn4c1a50rxDdaTr1ncR6Xf25AuLS4aOYrBPESA8TlXQ/eAro7/W/wCzbKTU L+ykt4YI2kmmmmiVEUDJYkvgADkk8ACgC/RVRNRunjDrpFxz/Fujx/6HUWmeIIdYso9S0q2a6t5l zFcW80TI49QQ+D+FAGhRVMancF9n9lT7sZK74un/AH3WH4a+LvgXxn4k1zwf4Q8U6Zquq+F7qK18 S6Zpur2s9xpM0kQljiuY0lLW7tGQ6q4UsrBhkHNAHUUVVTUbh8gaTcHacNh4uP8Ax+hr+6H/ADB7 j8Wj/wDi6ALVFUdK1o6hIYLmwntJhuJt7lV3bQcZBUsrDoeCcZGcE4q9QA1zjtWPZrGvjm9cbd76 db7v3rkkB58ZU/KPvdRyeQeFWtiSsVr1IvHtvpzTgNcaXNKkRucFhHJGCwj748wZbtlR3q49fQwr fZfmv8jcJwM1heIVS913SNP8iQ7J5Llm+zqyjZGU5Y/cOZFII5O0joTW63SsO1hS68XzXU1ht+y2 McUM7W5B+diXVXzhh8keQBwQOT0Cjpd+THW95RiurX+f6WNtM7Fye1LQvC4oqTYKKKKACiiigAoo ooAKKKKACiiigDjfD8YX4zeIpC5O7RdNGNtvj7910Knzj1/5afIP4Od9dghytcd4ds7+P4z+JL2S zkW2k0TTUhmOlxorsJLrcBcA75SMrlGAEeQRne2OxjGFrat8S9F+SOPBX9nK/wDNP/0pjqKKKxOw KKKKACg9KKD0oAo6W6reagGYf8fi/wDomOrnmR/31/Os200vTb2/1CW8sIZWF0oDSRKxx5MfHIqx /wAI/oX/AEB7X/wHX/CgC15kf99fzoMiY4df++qq/wDCP6F/0B7X/wAB1/wo/wCEf0L/AKA9r/4D r/hQBmy+APCM1xLdPYMrTStJJ5d9KilmJZjhXABJJNN/4V54P/58pv8AwZT/APxdan/CP6F/0B7X /wAB1/wo/wCEf0L/AKA9r/4Dr/hQBl/8K88H/wDPlN/4Mp//AIuj/hXng/8A58pv/BlP/wDF1qf8 I/oX/QHtf/Adf8KP+Ef0L/oD2v8A4Dr/AIUAZf8Awrzwf/z5Tf8Agyn/APi6ST4c+DZY2iksJWVl wynUp+R/33Wr/wAI/oX/AEB7X/wHX/Cj/hH9C/6A9r/4Dr/hQBlr8OfBqjAs5fb/AImU/wD8XQfh 14O/59Jv/BnP/wDF1qf8I/oX/QHtf/Adf8KP7A0H/oEWv/gOv+FAFSx8I6DptsLSxluoY1ZmEceq TgAsxY/x9ySfxqX/AIR7TD1vb3/waz//ABypv+Ef0L/oD2v/AIDr/hR/wj+hf9Ae1/8AAdf8KAIf +Ee0vve33/g1n/8Ai6P+Ee0r/n8vv/BtP/8AF1N/wj+hf9Ae1/8AAdf8KP8AhH9C/wCgPa/+A6/4 UAQ/8I9pX/P5ff8Ag2n/APi6bN4a0meJoZbm8dWUhlbVJyCPQ/PVj/hH9C/6A9r/AOA6/wCFH/CP 6F/0B7X/AMB1/wAKALEPkwxLDGVVVXCqD0FO8yP++v51V/4R/Qv+gPa/+A6/4Uf8I/oX/QHtf/Ad f8KALXmR/wB9fzqvrEsf9k3X7xf+Pd+/+yab/wAI/oX/AEB7X/wHX/Cq+qaHokemXLx6Vaqy27lW WBcj5T7VVP8AiL1M638GXo/yMX4MnPwn8O/9ge3/APQBRR8GlB+E/h0/9Qe3/wDQBRXRiP8AeJ+r /M8vAX+o0v8ADH8kZ9v/AMnGTf8AYp/+3ArvU+7XBW//ACcZN/2Kf/twK71Pu1pjf+Xf+CI8o+Gv /wBfJ/mLRRRXCeuFB6UUUARzH923+e1cT+zq4b4N6Iq9opFb2IlcEV20ihjiuH+A9uNE8Maj4Okm VptH8SajC6qc7EkuXuIh/wB+Zoj+NdEf91l6xf5/5nn1fdzOlJ9YzX4wf5JndH7v4Vw/gQ4+MPjr P97Tv/Sc12+crXD+BRn4weOv97Tf/Sepo/w5+n/tyLxX8eh/i/8AbZGn8S3N9pll4Ziu/JfVtWt7 f/rpErebMn/AoYpB+NdGqhUBFc1dfZtZ+KtnZFN39jaXJdSBhwkk7eXEw99kdwPYN711AjVRUz0h FfP7/wDgIeH9+tUqeaivktfxbMLxOJ113w/PBBIwOpSJK0dqkgRTbTHLMxzGu5VG5ckkqpGCSN5P uj6Vi+MlaLR/7SiTc2nzJdYW3Mr7UILhVBBLFNyjHOW6HoXeJ/GGmeE7CO4vGkmkmkEVnZ26b5rm Q9ERcjJ9TwqjJYgAkPllUUVH0K9pCjKbm7LR/hb9B+um2TVrGa9UGNZGETeXnZMVwpJx8uVLqDkZ LheSwFeR/DXwp8WtP+Mzan4givvsvmSm+uJJiYpVZXCAc4bDEYA6Y5Ar0Tw7oPibWbifXviC8Za7 h8qLRYW3W9rETkqx/wCWshwNzEYH3V4yW3rbQ4LaJYILy6CqPl3XDO34lsk/ia3pYh4WM6cUpcys 329DjxGBjmcqNablDklzJbX23Xn2/wAz5R+Iv7Ptp49/a+8YWg+Ol59n8YWEMFx4Zs49WZdLvEsY vLuWT+2RY422qsJk05Zw7IhutuEPYeHv2FdX0T4uyeP4fi/ax6JBq2n3Wj+G7DwjHbfZ7e1l81La WdZi1wqnKxllAhj2qq8MW9+k8P2klxHeSPI0sWfLlY5ZAeoBxkVl6/4U1m8Zbrw/4xvbG4iV9qyK s0MjEKAZEOGIXHAV0+8ck1yLlejdj06kpRjeKv5Hzvq//BPT4p6/4ubVtT/aV02PSW1vVrz+y7Xw XcyTRwXNuIIIIbm71KdrQIhYyx2yw20rLEY7e2CyCbe+Bf7FfxT+GMN/ZeOfj7oPiC3vvBN5oLf2 d8PBp04kmu5Zkn803k22NIpApt4wivL5kxbLhE9iN74y0yZk1PRJ7yH5mSfS7obtvmgKpjkKncEO 5sE9CACcCptC8VeGfEO1LHxDcRzSR71s7zfb3CruZctFIFdclGAyBnacZFW6ckr7ryMo4qjKybs3 0en57/K54n4v/YH1bVdPi0nwb8aE0iyXT4Y7jS5vD7TWdzdx+UBdvGlzES53X0hAYbp7qOVyxgCy Y+tf8E9vifN4kh1vw5+0tp8MUcmJl1XwVNd3F3H9maMmWddRjbzg5VVmiEZFt5luwcSb1+nPsIHW +uP+/v8A9ahNP3E/6fcf9/T/AIVmdB4fF+xt4nOt+AfFF58U9HbUfCuk6TYa3Ja+DRaxaitlJLLv tY4blVsSWlZEB85YonlTDmTesmtfsrfGG61K4t9A+Pei2Oiv4k+2W9g3giVrldPe6kvp7aS5jv42 kma7cbZ9qokG6PyWlc3Ne3f2Z/0/XH/fw/4Uf2aM4+33H/f0/wCFAHzj4N/YD8T6ONDj8XfF7w7q S2rb/ES6b8PV00ag32W1tjHCkV2Y7WBkt9rxskpdBCpbMRaTS8IfsOar4L+LujeNrP4uW03hrStI t4ZPDEvhgGaa9iuPtH2lbv7RuVHk3SPC0bgzHzd4bIPvn9mf9P1x/wB/D/hSjTB3vbj/AL+GgCpf vE2v6ZBHEzTLNI7GNsbIvKYEt6qWKDb3bB/hONaqunaRZ6aXe3V2aRizySyM7MfqxJx6DoBwMVao Aa+MVgahauvxD0m/Dtt+wXkLL5qAEs0Dj5SNzH92cYIA5yDkY339azdTij/tfTbgp8y3TqrbFJAM T5GTyAcD7uTwO2SLp7tev5GNb4U/NfmjTY4Un2ridE8M+Kbzx3/wl6+KpJNLa6um+wO00ZXMcEKx +XwjIGhlfcV3ZkBVgpcP0viTU5dK0O61GNl3W9u8gDKxBIUkAhQWIz6DNL4c0yPRtFtdIhGFtrdI 1+Zm4C46sST9SSfc0vsXDm/fcvZX/wAv1+40V+6KKRfu0tSbBRRRQAUUUUAFFFFABRRRQAUUEkDI qhq+t2WhWUmp6pfR29vEuXklYBRyABz3JOAOpOAKN9hSlGKu3Y5bw1ZxR/HbxRfrEgebw/pSs32K RWIWS8xmUnY4+b7qjcuTu+8uO2j+71rjfhXBeaut58SNT0xrS48QLDLDDNDLDNFaqmYY5onZgkoD tuC45OCMg12ScLW2I/ieiS+5JHJgU/q/N/M5SXpKTa/BjqKKKxOwKKKKACg9KKD0oAzdPJ+3ahz/ AMvi/wDomOvzb/4Kj/HH41eBv2qbjw54I+LnibRrCLQbNls9J1ye2iDNvJbbG6gk+p5PHpX6Taaf 9N1AH/n7X/0THX5Y/wDBXDaf2xLznj/hH7H+T1954d0aNbiBxqRUlySdmrrda6n4345YrFYPgyM6 FRwftYK8W09paaNHjn/DT/7S+f8Ak4bx1/4Vl5/8do/4af8A2l8/8nDeOv8AwrLz/wCO1w2Eowlf uf8AZ2X/APPmH/gKP4//ALczz/oKqf8Agcv8zuf+Gn/2l8f8nDeOv/CsvP8A47R/w0/+0v8A9HDe Ov8AwrLz/wCO1w2EowlH9nZf/wA+Yf8AgMf8g/tzPP8AoKqf+By/zO5/4af/AGl8/wDJw3jr/wAK y8/+O0f8NP8A7S//AEcN46/8Ky8/+O1w2EowlH9nZf8A8+Yf+Ar/ACD+3M8/6Cqn/gcv8zuf+Gn/ ANpfH/Jw3jr/AMKy8/8AjtH/AA0/+0v/ANHDeOv/AArLz/47XDYSg7QMij+zsv8A+fMP/AUH9uZ5 /wBBVT/wOX+Z6xYfEf8Abt1SwtdW0zxz8Wrq1vl3WVxb6lqjpOMkZRgxDDIIyCRkH0rK1z9oH9rP w3qLaN4i+NnxEsLxFRntb7xHfwyBXUMpKvIDgqwIOMEEHoRW/wDDz9raTwJ4o8HaxL8P7S+t/CPh x9MWBnijmuXLXBE3n+SzooE/+qyygrnqQR13iD/goImv6za60fhc0L25V5ov7UhkFxMtpHbrOzPa l/NUIcMjKdp28gnd85UhjqeIcXgISjrquVW1079Ndj7OlWy6thOd5vVhNWum5u/urm2a+1p12PKP +GoP2lyM/wDDQ3jn/wAKy8/+O0f8NP8A7S+f+ThvHX/hWXn/AMdriZriW8me7upmkklcvJJI+5mY nJJPc0zCV9F/Z2X/APPmH/gKPjXnmd3/AN6qf+By/wAzuf8Ahp/9pf8A6OG8df8AhWXn/wAdo/4a f/aXx/ycN46/8Ky8/wDjtcNhKMJT/s7L/wDnzD/wGP8AkL+3M8/6Cqn/AIHL/M7n/hp/9pf/AKOG 8df+FZef/HaP+Gn/ANpfP/Jw3jr/AMKy8/8AjtcNhKMJR/Z2X/8APmH/AICg/tzPP+gqp/4HL/M7 n/hp/wDaX/6OG8df+FZef/HaP+Gn/wBpfH/Jw3jr/wAKy8/+O1w2EowlH9nZf/z5h/4Cv8g/tzPP +gqp/wCBy/zPRND/AGov2l49dspf+GgvGzbLuNtknii7ZW+YcFWkII9iCK/aa/X/AIks5/6dn/8A QTX4PaOFGr2uD/y8R/8AoQr94r450Obj/l1b/wBBr8l8SsPh8PisJ7KCjdSvZJX1j2P6U8BMdjsZ gMx+sVJTs4W5pN292W127GB8Gv8Akk/h3/sD2/8A6AKKPg1/ySfw7/2B7f8A9AFFfmmI/wB4n6v8 z95y/wD3Gl/hj+SM+3/5OMm/7FP/ANuBXep92uCt/wDk4yb/ALFP/wBuBXep92tMb/y7/wAEQyj4 a/8A18n+YtFFFcJ64UUUUABUHtXn+oTJ8PfjLFqUwWPTPGMa29xJnhNShX90T/11gBTJxzbxjq3P oFYfjzwdpfjzwveeF9UMkcdyg8u4hfbJBIpDJKh/hdHCsp7ECtsPOMJ2ls1Z+nf5Oz+Rx46jUq0l Kn8cXzR9V0+auvma6uNlcR4Fcj4weOTnjzNOB/8AAesn4I/Hq3+IPiLV/hfq727eIfC9vCutXFnI rW1xKXkQvFgnAwisVJyplCnlTUlpr8HhXxv8SPEc8bSLZW9jL5UYy0jC1OFUd2J4A7k1ssPWoynS mtbL53cbNevQ4P7RwuMp0cTSleKlK/k1GV0/NNNNHUeAzcX2p654iudpW61eSC1wPmSGACHaf+2q zMPZ66QyYGcVyP8Aa3h74LfC231Dxjrkdva6baRrfX0//LSZiAzn3eRs/VqhGr+J/iIvk+HTNpei t/rNWkTbcXiFTxAjD92pJH71xn5W2qQyyDOVKVSTntC9k+mn626G9HFU8PTjRetRq7it9dW32V76 vQk+KviXxFpXhyceDfCcWuXXlutxYySPhYzG+GwiMXJYKuz5SQzEHK4Of8F9OluNPh1zxfaTL4ma xha6jvBh7OGVFcQxITlIlIMZOAXeFi2SK67QfDuleGtNj0rS7TyoY/7zFmdu7MxJLMepYkknknNR axpN5LINV0ZlS8izsV/lS4G0gRyNtZgmW3cDIIB55BmM1GLhF6Pv/WxtUoylKFaavKPT/K+ja6P1 ta5qL0zT4yO1Ycfi5LVca/p91p7LIVLTRbo2Hm+Wjb0yo3EqQCQwB5AwcaWka3o2s2i3+katbXUM i5jmt51dWHTIIOCMis3GXVHRCtRlon8v+A9S4wyKaydlFLvXpuFG9f71SbDPKO7dmqOr+FtF8QRx xa5pNrdrDcJPALiEP5UqHKyLn7rKeQw5B6YrR3L13ClzRG8dUTKMZq0lc5tvAl/p4L+F/FF1Z7Y1 WO3umN1CNsTIo2udwGSrHa6livJ5OWPr/jPw/DI2teFBqKx7j52izAu6rGDuMUm0qzPuARWfHBzz x0+R61G8aOcba09o38SuYfVox/htx9Nvud19xl2vjvwzdX66UdSWG6ZpBHa3SmGSTYyq7KrgFlBd RuAI+Yc81zus/EDx1a/FW18JaJ8Pri+0llhbUNWCvGloriTLB3ASc5CAohygO4k5wvWajo+lavaN YarpkNzCxG+G4jDqcHI4I7EA/UVlnwPb2d39s0XVtRsDtx5Nvcb4TmUyN+7kDKCxJBYANtOARgYL U5dbev8AX+Y+bEx3Sl6aP8dPxRv+b/s0pkA6iuZtJfiXo9tHFqNvY60y+WJJ7bNpI4yd7CNi65A2 4G8A/NyOAXR/EjSra2jn8UWt1ojMq+ZHqkGxYmMTSEGVd0R2qrbiHIBXk9KPZy6a+gvrVNaTvH1V vx2/E6YHIzRVew1Kw1C1jurK9hmjkUMkkUgZWBGQQR7c1MZIwMlx+dZ6rc6IyUldBJ71i68ca1or CF3xqb7mW23hf9Gn5LZ+QdBu55IXHzZGxI6EcMPeuB+M/j/SvAd94dudV0O8umuNaEdgbaFn33LR vHHAuGG2R/MO0v8Au8K25lO2taFOdWooxV27/kzkx1elh8O6lRpJNavbdHS+J5I7u50/RxKytdXy sdjyKdsX7w8p2yqghiAQSOc4O3tbue9cL4T+I2heN/iXq+haZf7p/DkX2W4tVjlBSV3y7OSPLIIS PZg7v9Z0ANd4GB6GnWpzpNQmrO1/v1X4WDB1qOK5qtJpptq6/u6NfJ3AZ70UE45NJvT++PzrE7Ba KQOp6NRvTONwoAWik3oejCkMkY6uPzoAdTS4BxUN5qmnafH517fQwqOrTSBQOM9/pXKt8bfAF3PL beHdYbWpo4g6w6Jbtdbt1v8AaE+aMFRvjwyEsFbcoB5GbjTqT+FMxqYnD0fjkl8zsDKAM4ppnUDJ FcWfFHxa8SWlxH4X+H0Ojs0cgtLzxJchgG8qNo3MEBLMpd2RlLoV8skE5FOPw01nxD9oT4heNL7U LeeRjHp9hmyhij86OSMZiPmMyeXt3FwGVmBXBxV+xUfikl+L/DT8UYfW5VP4NNvzfur73r9yZc13 4s+HbDUf+Ee0SKbWNUMkSNY6WokaASPIiySkcRxhopAzHoVIwTxVPT/A+ueL7yHxB8SLmNljVXt/ DsB32tvIVgc+aW4uXjmiZo5Nqbd3C5Aauk0Hw3oXhuxXTPD+iW1jbhmK29rAsaAsxYnCgDkkk+5N X1GBtUUOrGOlNfN7/wDAGsLUrWeId/7q+H59/mIISO9SKCBg0DpRWJ2BRRRQAUUUUAFB6UUHpQBn 6ahe91Dj/l7X/wBEx15H8cf2A/2ef2h/HJ+InxL0XUJtUa0jtmktNUkiUomdvyg4zz1r1/Sv+PvU P+vxf/RMVXa6cLjMVgavtcPNwltdOzPPzLKstzjD+wx1GNSF72kk1ddbPqfMf/DpD9jn/oXda/8A B5L/AI0H/gkh+xyBn/hHda/8Hkv+NfTlDHCk16f+svEH/QVU/wDAn/meD/qDwX/0L6P/AIBH/I+Y W/4JK/scIMt4c1r/AMHkv+NMf/gk7+xjGypJoWsKzHCq2vSjP617R4t13xL4p8Sv8OvBd41n9njS TXNXVQWtkcfLDGCMeaw5z/COeSRhbP4BfC2KJhqXhz+0ZpFxNdalcPNK59dzHj8MVtHiDPIxTqYu ovJSbfz1Rxy4K4RqSaoZbRaWjbikr+Xuu/nskeMj/gkt+xuRkeHda/8AB5L/AI0qf8Ek/wBjl/8A mXNa/wDB5L/jXqeq+Eda+EcTeJvh5dXlzpVsC+peH7iYzZiHVoGYlkZRk7c4b2xz32g6vZa9pdvr WmTrJb3UKywuv8SsMg1NTiDPox5o4ubT/vP7nqXR4J4NqSdOpltGMl05ItNd07K6+SsfN/8Aw6Q/ Y5/6F3Wv/B5L/jR/w6Q/Y5/6FzWv/B5L/jX05RWX+snEH/QVU/8AAn/mdP8AqDwX/wBC+j/4BH/I +Yz/AMEj/wBjo/8AMt61/wCD6b/Gg/8ABJD9jrHHhvWv/B9N/jX05RR/rJxB/wBBVT/wJ/5h/qDw V/0L6P8A4BH/ACPmMf8ABJD9jrv4c1r/AMHkv+NDf8Ekv2OV/wCZc1r/AMHkv+NfTlNlYKMtT/1l 4g/6Cqn/AIE/8w/1B4L/AOhfR/8AAI/5HzG3/BJb9jdfveHda/8AB5L/AI1Gf+CUH7F6y+QdE1bf jOw69Ln+detXc3iL4u67daVpWr3Gm+G9PmMFzeWbbZtQmBO5I3/gjU4BIGWOQDjONBPgB8IxZNbv 4PhZjy1xJPIZif73mbt2ffNbf6wZ3H+Ji6l+ybdvxRw/6lcJVrujllHl7uKV/S0Xp5s8ZH/BJb9j hvu+HNa/8Hkv+NO/4dIfsc/9C7rX/g8l/wAa9SY698F7+GZtUutQ8L3EyxTfbpPMm0x2YBX39Whz wQeVznJ6V6QsiOMq1RU4h4ghZrFzaez5n/nubUOCeC6t4yy2kpLdckX9ztqmfMv/AA6Q/Y5/6F3W v/B5L/jR/wAOkP2Of+hd1r/weS/419OUVn/rLxB/0FVP/An/AJnR/qFwX/0L6P8A4BH/ACPmmx/4 JN/se6few38XhjVpGgmWRUk1qYqxBzg89K+itTiMej3C4HFs/T/dNXKr6x/yCbr/AK93/wDQTXHi Mxx+YVIPE1ZTttzNu17dz1MDkWTZJh6iwGHhS5lryxSvZaXscz8Gv+ST+Hf+wPb/APoAoo+DX/JJ /Dv/AGB7f/0AUVliP94n6v8AMvL/APcaX+GP5Iz7f/k4yb/sU/8A24Fd6n3a4K3/AOTjJv8AsU// AG4Fd6v3a0xv/Lv/AARDKPhr/wDXyf5i0U3z4f8Anqv50edD/wA9V/OuE9cdRTfOh/56r+dHnQ/8 9V/OgB1QkFuoqTzof+eq/nTfMtx0dfzoA5vUvDuhWfiWPU9G0mzt9avIHjm1JLVPOFqrKz5Jxu+b YBndhmBwQGFeW+A/jp8FviZ8U7zwNZaDqi3eo3ELQ6lLcyKt9JbDcpZUcbNvlgrkYbHODwfYvEFr cNPDq+lhZLi1YjyjIF82NsB0zg47MOmWjUEgZNeX+Av2dvhr4B+IknxI0nw/rKXG5ms7GeWNo7Rm Uq5XDktkFsbicBj7Y7sLUwns6n1hvmt7tn18/I8HMsPmn1jDrBRgqfM3Uulez7ee+u9/K55f+0x+ 1l4B+GHiDxdpH7QHwT1/xF4J8M39vDZjQdNuNUury6ZdNOVtxJ8+w6llhtG1IywLZ2i1q/8AwUZ+ AvgbxRB8KdJ+FHxFnvIdPmuLO30PTo7u2ENvcJbiAywXbR21xIGzHbTNHKAAHRGKo3r17Y/Faf4n 2utHWY5vDP2iR7nSWsRHIkfkBUQYZhKfNHmFiUIzwDjFdsms2o+Y+Hbnd/1yTvz/AHq4+efIotu2 9uh7So0VVdVRXM9G7atLpfqvI+edB/b+8DfGOz8Z6R8Bfh743utY8JXGgqkmvaXcW9jqkOqzRLBP ZzGYJcL5b7yA6EfKGxk4db/8FC/htpWteI/BHij4U/EBdd8HrZ2+tx6f5cttcX09s1w1vaTG8AmM ccV00hJAT7HMrHcqq30Out26nK+H7oZwOIU7dP4qqX39h6jqNnq194XupLjT5nls2YDEcjIYy+N+ C2xmUMQSA7AY3HMmh85X3/BTb4OQfES3+Eq/An4vXHiK7t1mt7G302GSH5xblEe8F99khZluVYCS ZeEYdSgf2H4Z6p4Y+M/ghfiFonhlrF01i9hs4tQkilaU2l3NBHIxVnKB/L3gZDqJCGAbIrtxq8BY OPDd0WXofJT/AOKqO41XVpz9h0bw9NFI6krPdbViRsjlgrbm7nA6kYJXORUZSjsyZU6dT4lf1SZV 0TwtZwadDcaNq+qW8cio6pNqLzkDaflzIz/3ucHqB1AqVNA8WWb77Hxs0ylVG3ULCN8EIRnMXlnl iGOc9CBtzxsWFhHY2UNkrM6wwrHvf7xwMZOO9T7F9Kr2kv6Rl9Xp9Lr0bX5O34GI8fjS3T5ZNNuG CdNkkQLeX9WwDJ9cKe56xNrPjmDcZfCNjKqs+PsurksQIwV4eJQCz5XGcAYbPJA6Aop6ik8tMYC1 PN5L+vSwexl0m19z/NMw5PFGrxKxl8D6kdpkCrHNbnftAwR+9/iycZweOQuRmSfxWtsGM/h7VPlL cx2vmZwwXI2k9c5HfAJ4xWx5MWc7KBGg6LVc0f5f6/EPZ1uk/vS/Sxz83xF0S1maC503WE2k/P8A 2DdMnEqxfeWMr95gevKZf7oLCWPx34YkHmNeyRcE/wCkWskeMS+VzuUY+fgevUZHNbZjQ9Vo8qP+ 7RzU+z+//gC5MR/Mn8v+CY8PjzwfcP5cPibT2b+4LyPP+s8scZ/vgr/vDHWj/hMfB99Eqf8ACSad IspCoPtkbB8kqAOeclWH1U+hrX+zw/8APJaT7Nb/APPFfypfu+z+/wD4A+XEd19z/wAzj7/TvhdO y38eqWNnI+4x3On6iLdnaWPZuzGwDMVjwCc/c4xtpv226tma50H4nafdRyKzRw6oIpArPh4wrxFD sCK+MhiQdxY457L7JbdPIX/vmj7Ja/8APuv/AHzV+1XW79bP9DB4SXNdWXpdfk1f7jx3xl+03P4E +JPhnwRqPh2yvIdelkS4utL1VJFhy37lsvsGSm1ip5IY7S20Bqfxp/aD8EeEdQ09PHnjbT/DNnca /Ja+H5LrRZb+S/vLdlDEhFxCiyNtzkOw5DpXq2seBPCWu61Y+IdZ8PWt1eaWzNp0k8e77OxxllB4 DccNjIGcEZNedfFH9nXwz461K3fxR8N9N8U2dpfXN9pKX2oS2stheSsrsdyZDxswyTjcmAAsmTt9 KjWyyUqfPBqyfM01du7s1fTstfPyPAxmF4ihTr8lWM1KS5E01yq0U1Ll953abVutr6XtB44+LHiz wR4dkh+Hvw1s7zxLN4y/sm9sbPBjnmazN556ktHuLRCPO4gqS3L7BuzZ/wBvbwBoPi+LwH4n+HPi DTtSkkCN9p1LR0hXEwjeQs9+pWMKVkVnVPMVtkYeZXhXu7j4beLotDvv7E8Zvp+s6trUOoalfWcM YTIjigZEWVJcKIokxxkuoJ4LKdn4aeF/E2g6B5HjrU11DUZJFeadZnlXcI0U7S4BALK0m0AKrSMF AAFeXVadR2Z9LhYyhh4qSs/l38tD538O/wDBXv8AZ58VWlheWXwn+KlvDqEdvIkmpeB3tvKjl1j+ ytziSQHCS4mbAOIG8wZ2uF62y/bQNj4v1zRte8F3GoQ6f4yOhQw+HJrSW5tIxJchry5SW6VxEFt9 xVI/NO4BEl6j3v7BZA5+yR/98D1z/OnC0tVcyrbqGY5LbeTWZ0HF/Av4uWXxu+HVr8R9K0abT7e8 uLhILa4ureZwscrRgs1vLLFk7c4V2AzgnORXLxeMv2mLn43aloE/w502z8NpZkaJeyXjSJduJ03v K8as0TeVuKIVUbsgs2cr69HBDCuyKJVX+6oxR5Uec7K2o1o0ua8FK6tr021Xn69DixmEqYrk5aso cru+W3vaWs7p6enWxxv9i/GO9mie48baLYwrIpkjstFeRnAuN2N8k2AGgwh+XIclgcYUFv8AC/U7 iO2PiT4neIL57fymYRTx2scrpIz7mECKSCGCMhJRlRQR1J7Lyo/7tHlp6Ue3qdLL5If1Gi/ibl6y b/C9jk9J+DHw60YxzR+G4buaLyGW51J3u5d8KOkT75mZt6rI43Z3Yc88muis9Nt7KNYrS1iiRQAq RxhQAOAAB04xVvYo7UoAHQVnKpOesm38zanh6FFWhBL0SEHXiloAxwBRUmwUUUUAFFFFABRRRQAU UUUAFB6UUHpQBS0r/j71D/r8X/0TFV2qWlf8feof9fi/+iYqu0AFDdKKG+7QBxPwUiWbRtW1yY7r jUPEV687N1+WUxqPoFQADsK539on44638Htf8I6fp8UK2uua0sGoXE2nrcN5ZuLeLyY1N3bkSN55 YMgncLC5EEg3FdjwffJ4G8dap8PtTmKQ6ndSalocknSUPzNED0yrnIHUq2e1d0Y4nCsyjjnmtsR/ Gcls9V6f8DY4sBKP1dQ6xun69b+u/wAxIwXiIK+oNch8Cm8jw3qWhR/6nSfEN9Z23/XNZiwH4bsf hWz438YaZ4I0CbWrzc2BstbeP79xKfuxoO7E/wBT2qt8JfDt94a8F29pq+Pt1w0l1qGP+e0rmRh7 4LY/CnH3cPK/Vq3y3/MU2pY6CjvFO/o7W+9q/wAjpqKKKwO4KKKKACsnxzqtxoPhDVNdtE3SWemz zxrjOWWMsOPwrWqtqdrHfWsllcR7o5o2SRfVSMEfrVRaUk2Z1VKVOSW9meWHxb4h+F3w++H9p4b0 myvLXVZkg1LzmcyszWc9zmILxuaROWYnAP3WJyPL/Cv7X/xy8TaV4aOk2vgzUtS1uRkit7azuIo9 UeWC3kRbd/tLmJbRp9ty5EpYW8hCQ9F9w+D2qtZadJ8NNcbbqXh/9xtfjz7YHEUy56qVwPYgiu18 u3UqUgX5cleOnrWlaMlWlfq7/fqY4OUZYWHL0SVu1tGjwz4I/He++PfhzxR8PPiRZafb61p2n7Ly 00+1dYynlKHl5kkVcyElQkkqBcFJpSGKerfCjULnVPhvoeo3jM0s2lQmR26sdg5Puazfi14lbTdC /wCEX0FVfWdczZ6fCnLDcMNKcdFRctk8ZxXSeGtDtfDWgWXh2y3GKxtY4I2bqVRQAfrxRa2GSffT 7rX/AK7ERfNjny9I2fq3dL5L80aQORkUUAADiisTtCq+sf8AIJuv+vd//QTViq+sf8gm6/693/8A QTVU/wCIvUzrfwZej/I5n4Nf8kn8O/8AYHt//QBRR8Gv+ST+Hf8AsD2//oAoroxH+8T9X+Z5mX/7 jS/wx/JGfb/8nGTf9in/AO3ArspJBcytETlYjhl9Wxn+WK423P8AxkbMP+pT/wDbgV0M8t2LjUtJ 0+6SK9miaaxklXKglNoOP4trKCR7+9aYxX9l/hiLKZctOu9/3k/zPLrz9s74YWX7V8X7JM3hDUm1 qaNduo+TF9mEht/tAT727Hl98fe4wRzXsptrIHH2KP8A75FfN037P37Zcnw5/t8fEHwJ/wALOXWv OXxI2idLP7nk+b5fTZ/D5RHuT81fR2kxahHp8MerSxyXCwqLiRB8rSY+Yj0Ga2zKjgaUaf1aSdly ys27yW8ldK0XfRavR3OHh/GZxiJVlj4SV3zQvBR5YS2g7SlecbavTdGfpnirwXrN3DYaXc20001v JPHCi/MY45BE7Yxxtc7SDg5BAzg40B/ZxleH+z1DRqC2Yflwc9DjB6dAcjjOMivAfjH+wVbfE3Sf E2kaR8TptNTxF4kt9SRbixlmSwhjM85gh8q5hkVmvrme6MgcBtwhdJIgUaPxD+wPHq9p4V07TfiR HZ23h7WtN1K6VdEZXu5bO7mu0ZWiuYzGzPLtbf5sbIXDRszI8Xln0x71LqvhqHWbfw9Ibdb26tZr m3tiBueGJo1kccdFM0QP++KvLY2LKGFnHz/0zFfKWof8EvNG/wCFXaJ8OtD+IOkwyaNo0dl/aF14 RMhmmWPR0NwUiu4s5bSjI0bs8cjXAEqyxo8c31bYwfZLKG0Mxk8qJU8xlALYGMkAAD8ABQAHT7L/ AJ9I/wDv2KY9lYxEBrePn/YFWdw9a5v4q/CnwD8afCE3gL4leHk1TSbiRJJrVriSPLIwZSGjZWBB HYj39KANuO1smbAtY/8AvgU2+srQWzEW0f8A3wK5j4N/Ar4VfALQp/DPwk8JJo9jdXRubi3W7lm3 ylQu7dK7N0VRjOPbk11l+QbVsGgDJa3tl/5YJ+VV4LrSrq6msoAjSW+3zlC/d3DI9j+FWnG4YIrH 0nwRo2jatJqlrFhmx5K8/uuOe/Of0oA2Ima3Pm2427edo6N7VrWsyXESzxNlWUMvvkVh399Dp9o9 zMeg+Vf7zHgKPcngVraJbPY6Tb2czfPHAisfUgUAWqKNw9aNw9aACijcPWjcPWgAoo3D1o3D1oAK KNw9aNw9aACijcPWjcPWgAoIOc5o3D1o3D1oAaY9xyWpPK4xT9w9aNw9aAGiPBp1G4etG4etABRR uHrRuHrQAUUbh60bh60AFFG4etG4etABRRuHrRuHrQAUUbh60bh60AFFG4etG4etABRRuHrRuHrQ AUUbh60bh60AFFG4etG4etABQelG4etISPWgCnpX/H3qH/X4v/omKrtUdKI+16hz/wAvi/8AomKr 24etABUc02z5dhNOY8cGvnH9pD4DfGH4w/ETxBotl/wkQ8O6t4XltJ57XxxPZafcW5t3C2K20Nwr Jd/bNkzXQRN0GYWlZSYSAe5eLfCGh+ONL/s3W7dv3cge3njfbJBIOjo3VSP/ANYIrAj8F/F7SUFl o/xXguLXpG2raQJJo19N6Moc+5GfXNcnbfCfx1o/7VcXjnT9AWbRJdOjT+1ZUsmSztY7SSH7ChYf a0lNwY5gUPkGMzBsORv848e/Br9t2fS9B03QvFmoXUumePvNt7yLxNcxuuj2bQrbG5MV/aid541u Xk81bpDJLEktu4/fQ6xrThG267NJ/mctXC0a0+d3T7ptP52aue+eH/hVFa63H4m8ZeJbjXtWh/49 5rqMJFb+piiX5VPTnk8da7A/uOR82a+Qbr4Aftj+Hv8AhDtN8J6jrlxGmq6XqXibUtQ8d3t1OtzE ivcoxOpQtJAztcKEc3ECnyU+yPGRJbx+I/2WP2hrDwpb30Oq/EbWNcOiuTNa/E67ea2v7i2sxdjD 6ra5hZrV1WKKeII8u6F7dna4jmpUlUleRpRo0qEbQW/3v1fU+xh0orB+Gdn4k034faFp3jFdurW+ j20epD7c9xi4WJQ/71yWk+bPzsSW6kk81vbh61BsFFG4etNlLbfkagBHmKNjYT9KRW80+mK+cbz9 nz4p+O/jZd6n8QLXxNNodn4ytdXWSbx5N/Z9/wCRO0lkbazjnxbpBDtjniZES4lw5SUqJK5v9pb4 TftmeJfCPjbSPg6niKPxNqniNZdL8QJ45uILD7KsN2bL7NbQ6nbNaCFjbR3JwqzPl2t71QVIB9J+ NPhtovjF7e/muLiz1C0J+yalYSeXPFnqM91PdTkVjf8ACIfGuNPsSfFawaPp9qk0BfOA+gfbn3x+ FfPfxO+Df7dWs3OsP4A8R63YxzfERb6B7jxDcSyPbeVKInjVNZijjtIpDAWjXykdVZZNPuShe59E 8I+Avj3pvw0+Jemaxa+IZrnUvFF1daLC/iqX7dd2bSKZYrSZtQlWz3xBkgaOSzSNmDfZ7UqWbaNa pGPLo15pP8zlqYPD1JOWqb3s2r+tmrnq3g74Z6Z4VvZtbuNRutS1W4XZPqeoMGkK9di4wETPO0DH 6V0qrjmvla0+Gf7Y+ma94g8ReGYPEcM0Oi2cnhez1z4im8tWhhXTjHpsyGRh9s3Ran590yt5guos 3E4AEEOmfs5/tc2/xv1Cw1X4seJrvwJHNpEVtOvia7hubm2t/svJmGos3mfurrz9ltbNMLgF5Lk4 8nOUpVJXkbUqdOjHlgrI+rnkCDJFEcgkGRXxX4a/Zz/bZ1Dwxpuj/GDV9d8QJD49W+Fpb+JntVhd JtOk+2zmTVLg3FlmHUSlqWZd9zAVs7YIq2/2lCCq/N/OpNCSq+sf8gm6/wCvd/8A0E1Y3D1qtrDD +ybrn/l3f/0E1VP+IvUyrfwZej/I5r4Nf8kn8O/9ge3/APQBRR8Gf+ST+HP+wPb/APoAoroxH+8T 9X+Z52Av9Rpf4Y/kjJmurax/aFafULqKFH8K7VaWQKCROMgZ+tdPqr+FNbgRbnW7eOSNt0M0N4Ek jb1BBz7HsRS+JvAng/xoI18U+HLS+8v/AFf2mENtz6ZrJHwE+DYH/JN9J/8AANP8K2nPCVoxdTmT SS0Se3zRz06eZYOtUhSUJKUnLVtPXppF7eo42U6nEfxjnVewP2VsfiUo+yXX/RZZv++LT/4im/8A Chfg3/0TfSP/AADX/Cj/AIUL8G/+ib6R/wCASf4Vny5f/NP7l/ma+3zj+Sn/AOBS/wDkR32S6/6L LN/3xaf/ABFH2S6/6LLN/wB8Wn/xFN/4UL8G/wDom+kf+ASf4Uf8KF+Df/RN9I/8Ak/wo5cv/mn9 y/zD2+cfyU//AAKX/wAiO+yXX/RZZv8Avi0/+Io+yXX/AEWWb/vi0/8AiKb/AMKF+Df/AETfSP8A wCT/AAo/4UL8G/8Aom+kf+ASf4UcuX/zT+5f5h7fOP5Kf/gUv/kR32S6/wCiyzf98Wn/AMRR9kuv +iyzf98Wn/xFN/4UL8G/+ib6R/4BJ/hR/wAKF+Df/RN9I/8AAJP8KOXL/wCaf3L/ADD2+cfyU/8A wKX/AMiO+yXX/RZZv++LT/4ikewuJF2P8ZJsH/ZtP/iKT/hQvwb/AOib6R/4BJ/hR/woX4N/9E30 j/wDX/Cjly/+af3L/Mf1jOP5Kf8A4FL/AORI/wCxj/0WKb/vm1/+Io/sUnj/AIXDN+Vr/wDEVJ/w oX4N/wDRN9I/8Ak/wo/4UL8G/wDom+kf+ASf4UuXL/5p/cv8xe3zj+Sn/wCBS/8AkSxpWleGrK6S /wBV8YjUp4m3QtdXce2M+qouFB98Zra/4SDQf+g3Z/8AgSn+Nc7/AMKF+Df/AETfSP8AwCT/AAo/ 4UL8G/8Aom+kf+ASf4U+XL/5p/cv/kg9vnH8lP8A8Cl/8idF/wAJBoP/AEG7P/wJT/Gj/hINB/6D dn/4Ep/jXO/8KF+Df/RN9I/8Ak/wo/4UL8G/+ib6R/4BJ/hRy5f/ADT+5f8AyQ/rGcfyU/8AwKX/ AMidF/wkGg/9Buz/APAlP8aP+Eg0H/oN2f8A4Ep/jXO/8KF+Df8A0TfSP/AJP8KP+FC/Bv8A6Jvp H/gEn+FHLl/80/uX/wAkH1jOP5Kf/gUv/kTov+Eg0H/oN2f/AIEp/jR/wkGg/wDQbs//AAJT/Gud /wCFC/Bv/om+kf8AgEn+FH/Chfg3/wBE30j/AMAk/wAKOXL/AOaf3L/5IPrGcfyU/wDwKX/yJ0X/ AAkGg/8AQbs//AlP8aP+Eg0H/oN2f/gSn+Nc7/woX4N/9E30j/wCT/Cj/hQvwb/6JvpH/gEn+FHL l/8ANP7l/wDJB9Yzj+Sn/wCBS/8AkTov+Eg0H/oN2f8A4Ep/jR/wkGg/9Buz/wDAlP8AGud/4UL8 G/8Aom+kf+ASf4Uf8KF+Df8A0TfSP/AJP8KOXL/5p/cv/kg+sZx/JT/8Cl/8idF/wkGg/wDQbs// AAJT/Gj/AISDQf8AoN2f/gSn+Nc7/wAKF+Df/RN9I/8AAJP8KP8AhQvwb/6JvpH/AIBJ/hRy5f8A zT+5f/JB9Yzj+Sn/AOBS/wDkTov+Eg0H/oN2f/gSn+NH/CQaD/0G7P8A8CU/xrnf+FC/Bv8A6Jvp H/gEn+FH/Chfg3/0TfSP/AJP8KOXL/5p/cv/AJIPrGcfyU//AAKX/wAidF/wkGg/9Buz/wDAlP8A Gj/hINB/6Ddn/wCBKf41zv8AwoX4N/8ARN9I/wDAJP8ACj/hQvwb/wCib6R/4BJ/hRy5f/NP7l/8 kH1jOP5Kf/gUv/kTov8AhINB/wCg3Z/+BKf40f8ACQaD/wBBuz/8CU/xrnf+FC/Bv/om+kf+ASf4 Uf8AChfg3/0TfSP/AACT/Cjly/8Amn9y/wDkg+sZx/JT/wDApf8AyJ0X/CQaD/0G7P8A8CU/xo/4 SDQf+g3Z/wDgSn+Nc7/woX4N/wDRN9I/8Ak/wo/4UL8G/wDom+kf+ASf4UcuX/zT+5f/ACQfWM4/ kp/+BS/+ROi/4SDQf+g3Z/8AgSn+NH/CQaD/ANBuz/8AAlP8a53/AIUL8G/+ib6R/wCASf4Uf8KF +Df/AETfSP8AwCT/AAo5cv8A5p/cv/kg+sZx/JT/APApf/InRf8ACQaD/wBBuz/8CU/xo/4SDQf+ g3Z/+BKf41zv/Chfg3/0TfSP/AJP8KP+FC/Bv/om+kf+ASf4UcuX/wA0/uX/AMkH1jOP5Kf/AIFL /wCROi/4SDQf+g3Z/wDgSn+NH/CQaD/0G7P/AMCU/wAa53/hQvwb/wCib6R/4BJ/hR/woX4N/wDR N9I/8Ak/wo5cv/mn9y/+SD6xnH8lP/wKX/yJ0X/CQaD/ANBuz/8AAlP8aP8AhINB/wCg3Z/+BKf4 1zv/AAoX4N/9E30j/wAAk/wo/wCFC/Bv/om+kf8AgEn+FHLl/wDNP7l/8kH1jOP5Kf8A4FL/AORO i/4SDQf+g3Z/+BKf40f8JBoP/Qbs/wDwJT/Gud/4UL8G/wDom+kf+ASf4Uf8KF+Df/RN9I/8Ak/w o5cv/mn9y/8Akg+sZx/JT/8AApf/ACJ0X/CQaD/0G7P/AMCU/wAaP+Eg0H/oN2f/AIEp/jXO/wDC hfg3/wBE30j/AMAk/wAKP+FC/Bv/AKJvpH/gEn+FHLl/80/uX/yQfWM4/kp/+BS/+ROi/wCEg0H/ AKDdn/4Ep/jR/wAJBoP/AEG7P/wJT/Gud/4UL8G/+ib6R/4BJ/hR/wAKF+Df/RN9I/8AAJP8KOXL /wCaf3L/AOSD6xnH8lP/AMCl/wDInRf8JBoP/Qbs/wDwJT/Gg+IdBAydbs//AAJX/Gud/wCFC/Bv /om+kf8AgEn+FB+AnwaPB+G2kf8AgEn+FHLl/wDNP7l/8kH1jOP5Kf8A4FL/AORNnTNb0Vbq+Z9W tsNdgqftC8jyoxnr6g1b/t3Qf+gza/8AgQn+Nc3/AMKF+DX/AETbSP8AwCT/AAo/4UL8G/8Aom+k f+ASf4UuXL/5p/cv/kg+sZx/JT/8Cl/8gdJ/bug/9Bm1/wDAhP8AGj+3dB/6DNr/AOBCf41zf/Ch fg3/ANE30j/wCT/Cj/hQvwb/AOib6R/4BJ/hRy5f/NP7l/8AJB9Yzj+Sn/4FL/5A6T+3dB/6DNr/ AOBCf40f27oP/QZtf/AhP8a5v/hQvwb/AOib6R/4Br/hR/woX4N/9E30j/wCT/Cjly/+af3L/wCS D6xnH8lP/wACl/8AIHSf27oP/QZtf/AhP8aP7d0H/oM2v/gQn+Nc3/woX4N/9E30j/wCT/Cj/hQv wb/6JvpH/gEn+FHLl/8ANP7l/wDJB9Yzj+Sn/wCBS/8AkDpP7d0H/oM2v/gQn+NH9u6D/wBBm1/8 CE/xrm/+FC/Bv/om+kf+ASf4Uf8AChfg3/0TfSP/AACT/Cjly/8Amn9y/wDkg+sZx/JT/wDApf8A yB0n9u6D/wBBm1/8CE/xo/t3Qf8AoM2v/gQn+Nc3/wAKF+Df/RN9I/8AAJP8KP8AhQvwb/6JvpH/ AIBJ/hRy5f8AzT+5f/JB9Yzj+Sn/AOBS/wDkDpP7d0H/AKDNr/4EJ/jR/bug/wDQZtf/AAIT/Gub /wCFC/Bv/om+kf8AgEn+FH/Chfg3/wBE30j/AMAk/wAKOXL/AOaf3L/5IPrGcfyU/wDwKX/yB0n9 u6D/ANBm1/8AAhP8aP7d0H/oM2v/AIEJ/jXN/wDChfg3/wBE30j/AMAk/wAKP+FC/Bv/AKJvpH/g En+FHLl/80/uX/yQfWM4/kp/+BS/+QOk/t3Qf+gza/8AgQn+NH9u6D/0GbX/AMCE/wAa5v8A4UL8 G/8Aom+kf+ASf4Uf8KF+Df8A0TfSP/AJP8KOXL/5p/cv/kg+sZx/JT/8Cl/8gdJ/bug/9Bm1/wDA hP8AGj+3dB/6DNr/AOBCf41zf/Chfg3/ANE30j/wCT/Cj/hQvwb/AOib6R/4BJ/hRy5f/NP7l/8A JB9Yzj+Sn/4FL/5A6T+3dB/6DNr/AOBCf41X1nXtC/sm6xrFr/x7v/y8L/dPvWH/AMKF+Df/AETf SP8AwCT/AAp0fwI+D0Uiyx/DnSVZWyrCzXg/lTjHAqSacvuX/wAkTKtnE4uLhT10+KX/AMiO+EEc kPws8PRSKVZdHtwytxj5BRXTQW0EESwwxKqqMKq9hRWNWpKpUlJdW2dmFwsaOHhTf2Ulv2SR/9lQ SwMEFAAGAAgAAAAhAHg1c4DhAAAACgEAAA8AAABkcnMvZG93bnJldi54bWxMj01Lw0AQhu+C/2EZ wZvdfBhNYzalFPVUBFtBepsm0yQ0Oxuy2yT9964nPQ7vw/s+k69m3YmRBtsaVhAuAhDEpalarhV8 7d8eUhDWIVfYGSYFV7KwKm5vcswqM/EnjTtXC1/CNkMFjXN9JqUtG9JoF6Yn9tnJDBqdP4daVgNO vlx3MgqCJ6mxZb/QYE+bhsrz7qIVvE84rePwddyeT5vrYZ98fG9DUur+bl6/gHA0uz8YfvW9OhTe 6WguXFnRKYiieOlRH6QhCA+kyWMC4qggidNnkEUu/79Q/AAAAP//AwBQSwMEFAAGAAgAAAAhAFhg sxu6AAAAIgEAABkAAABkcnMvX3JlbHMvZTJvRG9jLnhtbC5yZWxzhI/LCsIwEEX3gv8QZm/TuhCR pm5EcCv1A4ZkmkabB0kU+/cG3CgILude7jlMu3/aiT0oJuOdgKaqgZGTXhmnBVz642oLLGV0Cifv SMBMCfbdctGeacJcRmk0IbFCcUnAmHPYcZ7kSBZT5QO50gw+WszljJoHlDfUxNd1veHxkwHdF5Od lIB4Ug2wfg7F/J/th8FIOnh5t+TyDwU3trgLEKOmLMCSMvgOm+oaSAPvWv71WfcCAAD//wMAUEsB Ai0AFAAGAAgAAAAhAIoVP5gMAQAAFQIAABMAAAAAAAAAAAAAAAAAAAAAAFtDb250ZW50X1R5cGVz XS54bWxQSwECLQAUAAYACAAAACEAOP0h/9YAAACUAQAACwAAAAAAAAAAAAAAAAA9AQAAX3JlbHMv LnJlbHNQSwECLQAUAAYACAAAACEAjBR1r3EDAAD7BwAADgAAAAAAAAAAAAAAAAA8AgAAZHJzL2Uy b0RvYy54bWxQSwECLQAKAAAAAAAAACEAJ9uHoIUeAQCFHgEAFQAAAAAAAAAAAAAAAADZBQAAZHJz L21lZGlhL2ltYWdlMS5qcGVnUEsBAi0AFAAGAAgAAAAhAHg1c4DhAAAACgEAAA8AAAAAAAAAAAAA AAAAkSQBAGRycy9kb3ducmV2LnhtbFBLAQItABQABgAIAAAAIQBYYLMbugAAACIBAAAZAAAAAAAA AAAAAAAAAJ8lAQBkcnMvX3JlbHMvZTJvRG9jLnhtbC5yZWxzUEsFBgAAAAAGAAYAfQEAAJAmAQAA AA== ">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94" style="position:absolute;left:593;top:17491;width:59436;height:47847;visibility:visible;mso-wrap-style:square" o:spid="_x0000_s1058" stroked="t" strokecolor="black [3213]" strokeweight="1pt"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7/MawgAAANwAAAAPAAAAZHJzL2Rvd25yZXYueG1sRE9NS8NA EL0X/A/LCL21m2orGrstohRytRW8jtkxG5udCdk1Sfvru0LB2zze56y3o29UT12ohQ0s5hko4lJs zZWBj8Nu9ggqRGSLjTAZOFGA7eZmssbcysDv1O9jpVIIhxwNuBjbXOtQOvIY5tISJ+5bOo8xwa7S tsMhhftG32XZg/ZYc2pw2NKro/K4//UGVgtZ/pzd4e34+SXFfTH250F6Y6a348szqEhj/Bdf3YVN 85+W8PdMukBvLgAAAP//AwBQSwECLQAUAAYACAAAACEA2+H2y+4AAACFAQAAEwAAAAAAAAAAAAAA AAAAAAAAW0NvbnRlbnRfVHlwZXNdLnhtbFBLAQItABQABgAIAAAAIQBa9CxbvwAAABUBAAALAAAA AAAAAAAAAAAAAB8BAABfcmVscy8ucmVsc1BLAQItABQABgAIAAAAIQBy7/MawgAAANwAAAAPAAAA AAAAAAAAAAAAAAcCAABkcnMvZG93bnJldi54bWxQSwUGAAAAAAMAAwC3AAAA9gIAAAAA ">
                  <v:imagedata o:title="" r:id="rId26"/>
                  <v:path arrowok="t"/>
                </v:shape>
                <v:shapetype id="_x0000_t202" coordsize="21600,21600" o:spt="202" path="m,l,21600r21600,l21600,xe">
                  <v:stroke joinstyle="miter"/>
                  <v:path gradientshapeok="t" o:connecttype="rect"/>
                </v:shapetype>
                <v:shape id="Text Box 2" style="position:absolute;left:945;top:13495;width:57697;height:3694;visibility:visible;mso-wrap-style:square;v-text-anchor:top" o:spid="_x0000_s1059" stroked="f" strokeweight="1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Fna8wwAAANwAAAAPAAAAZHJzL2Rvd25yZXYueG1sRE87T8Mw EN6R+A/WVepGnXYgEOpWiAqapQN9qB1P8WFHxOcQu2n672skJLb79D1vvhxcI3rqQu1ZwXSSgSCu vK7ZKNjv3h+eQISIrLHxTAquFGC5uL+bY6H9hT+p30YjUgiHAhXYGNtCylBZchgmviVO3JfvHMYE OyN1h5cU7ho5y7JH6bDm1GCxpTdL1ff27BR89OXOtZVdnfL8x5TmEI7rTVBqPBpeX0BEGuK/+M9d 6jT/OYffZ9IFcnEDAAD//wMAUEsBAi0AFAAGAAgAAAAhANvh9svuAAAAhQEAABMAAAAAAAAAAAAA AAAAAAAAAFtDb250ZW50X1R5cGVzXS54bWxQSwECLQAUAAYACAAAACEAWvQsW78AAAAVAQAACwAA AAAAAAAAAAAAAAAfAQAAX3JlbHMvLnJlbHNQSwECLQAUAAYACAAAACEAghZ2vMMAAADcAAAADwAA AAAAAAAAAAAAAAAHAgAAZHJzL2Rvd25yZXYueG1sUEsFBgAAAAADAAMAtwAAAPcCAAAAAA== ">
                  <v:textbox>
                    <w:txbxContent>
                      <w:p w:rsidRPr="001F4931" w:rsidR="00C05837" w:rsidP="004631F8" w:rsidRDefault="00C05837" w14:paraId="5B0E35C6" w14:textId="77777777">
                        <w:pPr>
                          <w:rPr>
                            <w:rFonts w:ascii="Arial" w:hAnsi="Arial" w:cs="Arial"/>
                            <w:i/>
                            <w:iCs/>
                            <w:color w:val="44546A" w:themeColor="text2"/>
                            <w:sz w:val="16"/>
                            <w:szCs w:val="16"/>
                          </w:rPr>
                        </w:pPr>
                        <w:r>
                          <w:rPr>
                            <w:rFonts w:ascii="Arial" w:hAnsi="Arial" w:cs="Arial"/>
                            <w:i/>
                            <w:iCs/>
                            <w:color w:val="44546A" w:themeColor="text2"/>
                            <w:sz w:val="16"/>
                            <w:szCs w:val="16"/>
                          </w:rPr>
                          <w:t xml:space="preserve">Screenshot No. 3: Credit Denied</w:t>
                        </w:r>
                      </w:p>
                    </w:txbxContent>
                  </v:textbox>
                </v:shape>
                <w10:wrap anchorx="margin"/>
              </v:group>
            </w:pict>
          </mc:Fallback>
        </mc:AlternateContent>
      </w:r>
    </w:p>
    <w:p w:rsidRPr="006E3F62" w:rsidR="00B20B07" w:rsidP="00235E5A" w:rsidRDefault="002F1361" w14:paraId="3CE1B3E8" w14:textId="3B30A4BB">
      <w:pPr>
        <w:spacing w:after="120" w:line="280" w:lineRule="atLeast"/>
        <w:rPr>
          <w:rFonts w:ascii="Arial" w:hAnsi="Arial" w:cs="Arial"/>
          <w:b/>
          <w:iCs/>
        </w:rPr>
      </w:pPr>
      <w:bookmarkStart w:name="_Hlk134435806" w:id="0"/>
      <w:r>
        <w:rPr>
          <w:rFonts w:ascii="Arial" w:hAnsi="Arial" w:cs="Arial"/>
          <w:b/>
          <w:iCs/>
        </w:rPr>
        <w:lastRenderedPageBreak/>
        <w:t>Quiz Questions</w:t>
      </w:r>
    </w:p>
    <w:p w:rsidRPr="006E3F62" w:rsidR="002F1361" w:rsidP="002F1361" w:rsidRDefault="002F1361" w14:paraId="7E4C8784" w14:textId="354A246A">
      <w:pPr>
        <w:spacing w:after="120" w:line="280" w:lineRule="atLeast"/>
        <w:rPr>
          <w:rFonts w:ascii="Arial" w:hAnsi="Arial" w:cs="Arial"/>
          <w:b/>
        </w:rPr>
      </w:pPr>
      <w:r>
        <w:rPr>
          <w:rFonts w:ascii="Arial" w:hAnsi="Arial" w:cs="Arial"/>
          <w:bCs/>
          <w:iCs/>
        </w:rPr>
        <w:t>Answer each of following questions using the dashboard available at</w:t>
      </w:r>
      <w:r>
        <w:rPr>
          <w:rFonts w:ascii="Arial" w:hAnsi="Arial" w:cs="Arial"/>
        </w:rPr>
        <w:t xml:space="preserve">: </w:t>
      </w:r>
      <w:commentRangeStart w:id="1"/>
      <w:hyperlink w:history="1" r:id="rId27">
        <w:r>
          <w:rPr>
            <w:rStyle w:val="Hyperlink"/>
            <w:rFonts w:ascii="Arial" w:hAnsi="Arial" w:cs="Arial"/>
          </w:rPr>
          <w:t>https://ey-academic-resource-center.eu-2.celonis.cloud/package-manager/ui/public/assets/fd0809d0-e51d-4c5d-b30f-f307aa8e3c4d</w:t>
        </w:r>
      </w:hyperlink>
      <w:commentRangeEnd w:id="1"/>
      <w:r>
        <w:rPr>
          <w:rStyle w:val="CommentReference"/>
        </w:rPr>
        <w:commentReference w:id="1"/>
      </w:r>
      <w:r>
        <w:rPr>
          <w:rStyle w:val="Hyperlink"/>
          <w:rFonts w:ascii="Arial" w:hAnsi="Arial" w:cs="Arial"/>
        </w:rPr>
        <w:t>.</w:t>
      </w:r>
    </w:p>
    <w:p w:rsidRPr="006E3F62" w:rsidR="002F1361" w:rsidP="00235E5A" w:rsidRDefault="002F1361" w14:paraId="162D644D" w14:textId="58F7CB96">
      <w:pPr>
        <w:spacing w:after="120" w:line="280" w:lineRule="atLeast"/>
        <w:rPr>
          <w:rFonts w:ascii="Arial" w:hAnsi="Arial" w:cs="Arial"/>
          <w:bCs/>
          <w:iCs/>
        </w:rPr>
      </w:pPr>
    </w:p>
    <w:p w:rsidRPr="006E3F62" w:rsidR="00B20B07" w:rsidP="3284AD4F" w:rsidRDefault="00B20B07" w14:paraId="39BF947D" w14:textId="41C5EC53">
      <w:pPr>
        <w:pStyle w:val="ListParagraph"/>
        <w:numPr>
          <w:ilvl w:val="0"/>
          <w:numId w:val="21"/>
        </w:numPr>
        <w:spacing w:after="120" w:line="280" w:lineRule="atLeast"/>
        <w:rPr>
          <w:rFonts w:ascii="Arial" w:hAnsi="Arial" w:cs="Arial"/>
        </w:rPr>
      </w:pPr>
      <w:r>
        <w:rPr>
          <w:rFonts w:ascii="Arial" w:hAnsi="Arial" w:cs="Arial"/>
        </w:rPr>
        <w:t xml:space="preserve">Complete Step 1 to answer this question. How many transactions (cases) were part of the most common path – Variant #1?</w:t>
      </w:r>
    </w:p>
    <w:p w:rsidRPr="006E3F62" w:rsidR="4F69388C" w:rsidP="6CDA3149" w:rsidRDefault="4F69388C" w14:paraId="1DCA1766" w14:textId="7B84BD08">
      <w:pPr>
        <w:pStyle w:val="ListParagraph"/>
        <w:numPr>
          <w:ilvl w:val="1"/>
          <w:numId w:val="21"/>
        </w:numPr>
        <w:spacing w:after="120" w:line="280" w:lineRule="atLeast"/>
        <w:rPr>
          <w:rFonts w:ascii="Arial" w:hAnsi="Arial" w:cs="Arial"/>
          <w:color w:val="FF0000"/>
        </w:rPr>
      </w:pPr>
      <w:r>
        <w:rPr>
          <w:rFonts w:ascii="Arial" w:hAnsi="Arial" w:cs="Arial"/>
        </w:rPr>
        <w:t xml:space="preserve">499 </w:t>
      </w:r>
      <w:r>
        <w:rPr>
          <w:rFonts w:ascii="Arial" w:hAnsi="Arial" w:cs="Arial"/>
          <w:color w:val="FF0000"/>
        </w:rPr>
        <w:t xml:space="preserve">Incorrect. Too high! </w:t>
      </w:r>
      <w:del w:author="Claude" w:date="2026-09-04T22:00:00Z" w:id="600000009">
        <w:r>
          <w:rPr>
            <w:rFonts w:ascii="Arial" w:hAnsi="Arial" w:cs="Arial"/>
            <w:color w:val="FF0000"/>
          </w:rPr>
          <w:delText xml:space="preserve">Hover over Variant #1 on the graph on the right in the variant explorer tab to see how many cases occurred.</w:delText>
        </w:r>
      </w:del>
      <w:ins w:author="Claude" w:date="2026-09-04T22:00:00Z" w:id="600000010">
        <w:r>
          <w:rPr>
            <w:rFonts w:ascii="Arial" w:hAnsi="Arial" w:cs="Arial"/>
            <w:color w:val="FF0000"/>
          </w:rPr>
          <w:t xml:space="preserve">Look at the Cases column for the Variant #1 row in the variant list in the Variant Explorer tab (or hover over the row) to see how many cases occurred.</w:t>
        </w:r>
      </w:ins>
    </w:p>
    <w:p w:rsidRPr="006E3F62" w:rsidR="4F69388C" w:rsidP="6CDA3149" w:rsidRDefault="4F69388C" w14:paraId="3EA29E0C" w14:textId="3F8346C4">
      <w:pPr>
        <w:pStyle w:val="ListParagraph"/>
        <w:numPr>
          <w:ilvl w:val="1"/>
          <w:numId w:val="21"/>
        </w:numPr>
        <w:spacing w:after="120" w:line="280" w:lineRule="atLeast"/>
        <w:rPr>
          <w:rFonts w:ascii="Arial" w:hAnsi="Arial" w:cs="Arial"/>
          <w:color w:val="70AD47" w:themeColor="accent6" w:themeTint="FF" w:themeShade="FF"/>
        </w:rPr>
      </w:pPr>
      <w:r>
        <w:rPr>
          <w:rFonts w:ascii="Arial" w:hAnsi="Arial" w:cs="Arial"/>
        </w:rPr>
        <w:t xml:space="preserve">169 </w:t>
      </w:r>
      <w:r>
        <w:rPr>
          <w:rFonts w:ascii="Arial" w:hAnsi="Arial" w:cs="Arial"/>
          <w:color w:val="70AD47" w:themeColor="accent6" w:themeTint="FF" w:themeShade="FF"/>
        </w:rPr>
        <w:t>Correct! The path with the most cases is shown clearly in the graph with Variant #1 having 169 cases.</w:t>
      </w:r>
    </w:p>
    <w:p w:rsidRPr="006E3F62" w:rsidR="4F69388C" w:rsidP="6CDA3149" w:rsidRDefault="4F69388C" w14:paraId="779E9315" w14:textId="79A344CC">
      <w:pPr>
        <w:pStyle w:val="ListParagraph"/>
        <w:numPr>
          <w:ilvl w:val="1"/>
          <w:numId w:val="21"/>
        </w:numPr>
        <w:spacing w:after="120" w:line="280" w:lineRule="atLeast"/>
        <w:rPr>
          <w:rFonts w:ascii="Arial" w:hAnsi="Arial" w:cs="Arial"/>
          <w:color w:val="FF0000"/>
        </w:rPr>
      </w:pPr>
      <w:r>
        <w:rPr>
          <w:rFonts w:ascii="Arial" w:hAnsi="Arial" w:cs="Arial"/>
        </w:rPr>
        <w:t xml:space="preserve">51 </w:t>
      </w:r>
      <w:r>
        <w:rPr>
          <w:rFonts w:ascii="Arial" w:hAnsi="Arial" w:cs="Arial"/>
          <w:color w:val="FF0000"/>
        </w:rPr>
        <w:t xml:space="preserve">Incorrect. Too low! </w:t>
      </w:r>
      <w:del w:author="Claude" w:date="2026-09-04T22:00:00Z" w:id="600000011">
        <w:r>
          <w:rPr>
            <w:rFonts w:ascii="Arial" w:hAnsi="Arial" w:cs="Arial"/>
            <w:color w:val="FF0000"/>
          </w:rPr>
          <w:delText xml:space="preserve">Hover over Variant #1 on the graph on the right in the variant explorer tab to see how many cases occurred.</w:delText>
        </w:r>
      </w:del>
      <w:ins w:author="Claude" w:date="2026-09-04T22:00:00Z" w:id="600000012">
        <w:r>
          <w:rPr>
            <w:rFonts w:ascii="Arial" w:hAnsi="Arial" w:cs="Arial"/>
            <w:color w:val="FF0000"/>
          </w:rPr>
          <w:t xml:space="preserve">Look at the Cases column for the Variant #1 row in the variant list in the Variant Explorer tab (or hover over the row) to see how many cases occurred.</w:t>
        </w:r>
      </w:ins>
    </w:p>
    <w:p w:rsidRPr="006E3F62" w:rsidR="4F69388C" w:rsidP="6CDA3149" w:rsidRDefault="4F69388C" w14:paraId="5AB2CE0F" w14:textId="6F58B35E">
      <w:pPr>
        <w:pStyle w:val="ListParagraph"/>
        <w:numPr>
          <w:ilvl w:val="1"/>
          <w:numId w:val="21"/>
        </w:numPr>
        <w:spacing w:after="120" w:line="280" w:lineRule="atLeast"/>
        <w:rPr>
          <w:rFonts w:ascii="Arial" w:hAnsi="Arial" w:cs="Arial"/>
          <w:color w:val="FF0000"/>
        </w:rPr>
      </w:pPr>
      <w:r>
        <w:rPr>
          <w:rFonts w:ascii="Arial" w:hAnsi="Arial" w:cs="Arial"/>
        </w:rPr>
        <w:t xml:space="preserve">None of the above. </w:t>
      </w:r>
      <w:r>
        <w:rPr>
          <w:rFonts w:ascii="Arial" w:hAnsi="Arial" w:cs="Arial"/>
          <w:color w:val="FF0000"/>
        </w:rPr>
        <w:t xml:space="preserve">Incorrect. Try again! </w:t>
      </w:r>
      <w:del w:author="Claude" w:date="2026-09-04T22:00:00Z" w:id="600000013">
        <w:r>
          <w:rPr>
            <w:rFonts w:ascii="Arial" w:hAnsi="Arial" w:cs="Arial"/>
            <w:color w:val="FF0000"/>
          </w:rPr>
          <w:delText xml:space="preserve">Hover over Variant #1 on the graph on the right in the variant explorer tab to see how many cases occurred.</w:delText>
        </w:r>
      </w:del>
      <w:ins w:author="Claude" w:date="2026-09-04T22:00:00Z" w:id="600000014">
        <w:r>
          <w:rPr>
            <w:rFonts w:ascii="Arial" w:hAnsi="Arial" w:cs="Arial"/>
            <w:color w:val="FF0000"/>
          </w:rPr>
          <w:t xml:space="preserve">Look at the Cases column for the Variant #1 row in the variant list in the Variant Explorer tab (or hover over the row) to see how many cases occurred.</w:t>
        </w:r>
      </w:ins>
    </w:p>
    <w:p w:rsidRPr="006E3F62" w:rsidR="00E02099" w:rsidP="00E02099" w:rsidRDefault="00E02099" w14:paraId="103C2B52" w14:textId="77777777">
      <w:pPr>
        <w:pStyle w:val="ListParagraph"/>
        <w:spacing w:after="120" w:line="280" w:lineRule="atLeast"/>
        <w:rPr>
          <w:rFonts w:ascii="Arial" w:hAnsi="Arial" w:cs="Arial"/>
        </w:rPr>
      </w:pPr>
    </w:p>
    <w:p w:rsidRPr="006E3F62" w:rsidR="00B20B07" w:rsidP="3284AD4F" w:rsidRDefault="00B20B07" w14:paraId="05B044A6" w14:textId="627137F3">
      <w:pPr>
        <w:pStyle w:val="ListParagraph"/>
        <w:numPr>
          <w:ilvl w:val="0"/>
          <w:numId w:val="21"/>
        </w:numPr>
        <w:spacing w:after="120" w:line="280" w:lineRule="atLeast"/>
        <w:rPr>
          <w:rFonts w:ascii="Arial" w:hAnsi="Arial" w:cs="Arial"/>
        </w:rPr>
      </w:pPr>
      <w:r>
        <w:rPr>
          <w:rFonts w:ascii="Arial" w:hAnsi="Arial" w:cs="Arial"/>
        </w:rPr>
        <w:t xml:space="preserve">Complete Step 1 to answer this question. How many transactions (cases) were part of the fifth most common path – Variant #5?</w:t>
      </w:r>
    </w:p>
    <w:p w:rsidRPr="006E3F62" w:rsidR="178BC8F9" w:rsidP="53233A66" w:rsidRDefault="178BC8F9" w14:paraId="3F6963F2" w14:textId="4D1CCB37">
      <w:pPr>
        <w:pStyle w:val="ListParagraph"/>
        <w:numPr>
          <w:ilvl w:val="1"/>
          <w:numId w:val="21"/>
        </w:numPr>
        <w:spacing w:after="120" w:line="280" w:lineRule="atLeast"/>
        <w:rPr>
          <w:rFonts w:ascii="Arial" w:hAnsi="Arial" w:cs="Arial"/>
          <w:color w:val="FF0000"/>
        </w:rPr>
      </w:pPr>
      <w:r>
        <w:rPr>
          <w:rFonts w:ascii="Arial" w:hAnsi="Arial" w:cs="Arial"/>
        </w:rPr>
        <w:t xml:space="preserve">499 </w:t>
      </w:r>
      <w:r>
        <w:rPr>
          <w:rFonts w:ascii="Arial" w:hAnsi="Arial" w:cs="Arial"/>
          <w:color w:val="FF0000"/>
        </w:rPr>
        <w:t xml:space="preserve">Incorrect. Too high! </w:t>
      </w:r>
      <w:del w:author="Claude" w:date="2026-09-04T22:00:00Z" w:id="600000015">
        <w:r>
          <w:rPr>
            <w:rFonts w:ascii="Arial" w:hAnsi="Arial" w:cs="Arial"/>
            <w:color w:val="FF0000"/>
          </w:rPr>
          <w:delText xml:space="preserve">Once you open the process mining dashboard, click on the variant tab to see a graph on the right showing the path variants and the number of cases in each one. Hover over Variant #5 and you will see how many cases occurred.</w:delText>
        </w:r>
      </w:del>
      <w:ins w:author="Claude" w:date="2026-09-04T22:00:00Z" w:id="600000016">
        <w:r>
          <w:rPr>
            <w:rFonts w:ascii="Arial" w:hAnsi="Arial" w:cs="Arial"/>
            <w:color w:val="FF0000"/>
          </w:rPr>
          <w:t xml:space="preserve">Once you open the dashboard, click the Variant Explorer tab to see the variant list, ranked by number of cases. Look at the Cases column for the Variant #5 row (or hover over it) to see how many cases occurred.</w:t>
        </w:r>
      </w:ins>
    </w:p>
    <w:p w:rsidRPr="006E3F62" w:rsidR="178BC8F9" w:rsidP="50594D30" w:rsidRDefault="178BC8F9" w14:paraId="150B3432" w14:textId="18475542">
      <w:pPr>
        <w:pStyle w:val="ListParagraph"/>
        <w:numPr>
          <w:ilvl w:val="1"/>
          <w:numId w:val="21"/>
        </w:numPr>
        <w:suppressLineNumbers w:val="0"/>
        <w:bidi w:val="0"/>
        <w:spacing w:before="0" w:beforeAutospacing="off" w:after="120" w:afterAutospacing="off" w:line="280" w:lineRule="atLeast"/>
        <w:ind w:left="720" w:right="0" w:hanging="360"/>
        <w:jc w:val="left"/>
        <w:rPr>
          <w:rFonts w:ascii="Arial" w:hAnsi="Arial" w:cs="Arial"/>
          <w:color w:val="FF0000"/>
        </w:rPr>
        <w:pPrChange w:author="Morgan Woodland" w:date="2026-07-28T13:14:10.642Z">
          <w:pPr>
            <w:pStyle w:val="ListParagraph"/>
            <w:numPr>
              <w:ilvl w:val="1"/>
              <w:numId w:val="21"/>
            </w:numPr>
            <w:bidi w:val="0"/>
            <w:spacing w:before="0" w:beforeAutospacing="off" w:after="120" w:afterAutospacing="off" w:line="280" w:lineRule="atLeast"/>
            <w:jc w:val="left"/>
          </w:pPr>
        </w:pPrChange>
      </w:pPr>
      <w:r>
        <w:rPr>
          <w:rFonts w:ascii="Arial" w:hAnsi="Arial" w:cs="Arial"/>
        </w:rPr>
        <w:t xml:space="preserve">169 </w:t>
      </w:r>
      <w:r>
        <w:rPr>
          <w:rFonts w:ascii="Arial" w:hAnsi="Arial" w:cs="Arial"/>
          <w:color w:val="FF0000"/>
        </w:rPr>
        <w:t xml:space="preserve">Incorrect. </w:t>
      </w:r>
      <w:del w:author="Morgan Woodland" w:date="2026-07-28T13:14:10.548Z" w16du:dateUtc="2026-07-28T13:14:10.548Z" w:id="1097901918">
        <w:r>
          <w:rPr>
            <w:rFonts w:ascii="Arial" w:hAnsi="Arial" w:cs="Arial"/>
            <w:color w:val="FF0000"/>
          </w:rPr>
          <w:delText>Still t</w:delText>
        </w:r>
      </w:del>
      <w:ins w:author="Morgan Woodland" w:date="2026-07-28T13:14:10.635Z" w16du:dateUtc="2026-07-28T13:14:10.635Z" w:id="392032285">
        <w:r>
          <w:rPr>
            <w:rFonts w:ascii="Arial" w:hAnsi="Arial" w:cs="Arial"/>
          </w:rPr>
          <w:t>T</w:t>
        </w:r>
      </w:ins>
      <w:r>
        <w:rPr>
          <w:rFonts w:ascii="Arial" w:hAnsi="Arial" w:cs="Arial"/>
          <w:color w:val="FF0000"/>
        </w:rPr>
        <w:t xml:space="preserve">oo high! </w:t>
      </w:r>
      <w:del w:author="Claude" w:date="2026-09-04T22:00:00Z" w:id="600000017">
        <w:r>
          <w:rPr>
            <w:rFonts w:ascii="Arial" w:hAnsi="Arial" w:cs="Arial"/>
            <w:color w:val="FF0000"/>
          </w:rPr>
          <w:delText xml:space="preserve">Once you open the process mining dashboard, click on the variant tab to see a graph on the right showing the path variants and the number of cases in each one. Hover over Variant #5 and you will see how many cases occurred.</w:delText>
        </w:r>
      </w:del>
      <w:ins w:author="Claude" w:date="2026-09-04T22:00:00Z" w:id="600000018">
        <w:r>
          <w:rPr>
            <w:rFonts w:ascii="Arial" w:hAnsi="Arial" w:cs="Arial"/>
            <w:color w:val="FF0000"/>
          </w:rPr>
          <w:t xml:space="preserve">Once you open the dashboard, click the Variant Explorer tab to see the variant list, ranked by number of cases. Look at the Cases column for the Variant #5 row (or hover over it) to see how many cases occurred.</w:t>
        </w:r>
      </w:ins>
    </w:p>
    <w:p w:rsidRPr="006E3F62" w:rsidR="178BC8F9" w:rsidP="3284AD4F" w:rsidRDefault="178BC8F9" w14:paraId="53F7C078" w14:textId="1645DC11">
      <w:pPr>
        <w:pStyle w:val="ListParagraph"/>
        <w:numPr>
          <w:ilvl w:val="1"/>
          <w:numId w:val="21"/>
        </w:numPr>
        <w:spacing w:after="120" w:line="280" w:lineRule="atLeast"/>
        <w:rPr>
          <w:rFonts w:ascii="Arial" w:hAnsi="Arial" w:cs="Arial"/>
        </w:rPr>
      </w:pPr>
      <w:r>
        <w:rPr>
          <w:rFonts w:ascii="Arial" w:hAnsi="Arial" w:cs="Arial"/>
        </w:rPr>
        <w:t xml:space="preserve">34 </w:t>
      </w:r>
      <w:r>
        <w:rPr>
          <w:rFonts w:ascii="Arial" w:hAnsi="Arial" w:cs="Arial"/>
          <w:color w:val="70AD47" w:themeColor="accent6" w:themeTint="FF" w:themeShade="FF"/>
        </w:rPr>
        <w:t>Correct! The path with the fifth most common path is shown clearly in the graph with Variant #5 having 34 cases.</w:t>
      </w:r>
    </w:p>
    <w:p w:rsidRPr="006E3F62" w:rsidR="178BC8F9" w:rsidP="53233A66" w:rsidRDefault="178BC8F9" w14:paraId="16DEFDBF" w14:textId="10CFE7A6">
      <w:pPr>
        <w:pStyle w:val="ListParagraph"/>
        <w:numPr>
          <w:ilvl w:val="1"/>
          <w:numId w:val="21"/>
        </w:numPr>
        <w:spacing w:after="120" w:line="280" w:lineRule="atLeast"/>
        <w:rPr>
          <w:rFonts w:ascii="Arial" w:hAnsi="Arial" w:cs="Arial"/>
          <w:color w:val="FF0000"/>
        </w:rPr>
      </w:pPr>
      <w:r>
        <w:rPr>
          <w:rFonts w:ascii="Arial" w:hAnsi="Arial" w:cs="Arial"/>
        </w:rPr>
        <w:t xml:space="preserve">None of the above </w:t>
      </w:r>
      <w:r>
        <w:rPr>
          <w:rFonts w:ascii="Arial" w:hAnsi="Arial" w:cs="Arial"/>
          <w:color w:val="FF0000"/>
        </w:rPr>
        <w:t xml:space="preserve">Incorrect. Try again! </w:t>
      </w:r>
      <w:del w:author="Claude" w:date="2026-09-04T22:00:00Z" w:id="600000019">
        <w:r>
          <w:rPr>
            <w:rFonts w:ascii="Arial" w:hAnsi="Arial" w:cs="Arial"/>
            <w:color w:val="FF0000"/>
          </w:rPr>
          <w:delText xml:space="preserve">Once you open the process mining dashboard, click on the variant tab to see a graph on the right showing the path variants and the number of cases in each one. Hover over Variant #5 and you will see how many cases occurred.</w:delText>
        </w:r>
      </w:del>
      <w:ins w:author="Claude" w:date="2026-09-04T22:00:00Z" w:id="600000020">
        <w:r>
          <w:rPr>
            <w:rFonts w:ascii="Arial" w:hAnsi="Arial" w:cs="Arial"/>
            <w:color w:val="FF0000"/>
          </w:rPr>
          <w:t xml:space="preserve">Once you open the dashboard, click the Variant Explorer tab to see the variant list, ranked by number of cases. Look at the Cases column for the Variant #5 row (or hover over it) to see how many cases occurred.</w:t>
        </w:r>
      </w:ins>
      <w:r>
        <w:rPr>
          <w:rFonts w:ascii="Arial" w:hAnsi="Arial" w:cs="Arial"/>
          <w:color w:val="FF0000"/>
        </w:rPr>
        <w:t xml:space="preserve">  </w:t>
      </w:r>
    </w:p>
    <w:p w:rsidRPr="006E3F62" w:rsidR="00E02099" w:rsidP="00E02099" w:rsidRDefault="00E02099" w14:paraId="49031235" w14:textId="77777777">
      <w:pPr>
        <w:pStyle w:val="ListParagraph"/>
        <w:spacing w:after="120" w:line="280" w:lineRule="atLeast"/>
        <w:rPr>
          <w:rFonts w:ascii="Arial" w:hAnsi="Arial" w:cs="Arial"/>
        </w:rPr>
      </w:pPr>
    </w:p>
    <w:p w:rsidRPr="006E3F62" w:rsidR="00B20B07" w:rsidP="3284AD4F" w:rsidRDefault="00B20B07" w14:paraId="5646417C" w14:textId="1C1AA177">
      <w:pPr>
        <w:pStyle w:val="ListParagraph"/>
        <w:numPr>
          <w:ilvl w:val="0"/>
          <w:numId w:val="21"/>
        </w:numPr>
        <w:spacing w:after="120" w:line="280" w:lineRule="atLeast"/>
        <w:rPr>
          <w:rFonts w:ascii="Arial" w:hAnsi="Arial" w:cs="Arial"/>
        </w:rPr>
      </w:pPr>
      <w:r>
        <w:rPr>
          <w:rFonts w:ascii="Arial" w:hAnsi="Arial" w:cs="Arial"/>
        </w:rPr>
        <w:t xml:space="preserve">Complete Steps 1 through 3 to answer this question. Focus on the Credit Denied and the Process End events in the dashboard. The Credit Denied event means that the sales manager rejected the customer’s order for bad credit reasons. The Process End event means BWF ended the order and took no further action. How many transactions occurred where the customer was denied credit and the company therefore ended the order process?</w:t>
      </w:r>
    </w:p>
    <w:p w:rsidRPr="006E3F62" w:rsidR="1459D257" w:rsidP="53233A66" w:rsidRDefault="1459D257" w14:paraId="20E97741" w14:textId="3E3E2441">
      <w:pPr>
        <w:pStyle w:val="ListParagraph"/>
        <w:numPr>
          <w:ilvl w:val="1"/>
          <w:numId w:val="21"/>
        </w:numPr>
        <w:spacing w:after="120" w:line="280" w:lineRule="atLeast"/>
        <w:rPr>
          <w:rFonts w:ascii="Arial" w:hAnsi="Arial" w:cs="Arial"/>
          <w:color w:val="FF0000"/>
        </w:rPr>
      </w:pPr>
      <w:r>
        <w:rPr>
          <w:rFonts w:ascii="Arial" w:hAnsi="Arial" w:cs="Arial"/>
        </w:rPr>
        <w:t xml:space="preserve">117 </w:t>
      </w:r>
      <w:r>
        <w:rPr>
          <w:rFonts w:ascii="Arial" w:hAnsi="Arial" w:cs="Arial"/>
          <w:color w:val="FF0000"/>
        </w:rPr>
        <w:t xml:space="preserve">Incorrect. Too high! After completing steps 1-3, </w:t>
      </w:r>
      <w:del w:author="Claude" w:date="2026-09-04T22:00:00Z" w:id="600000021">
        <w:r>
          <w:rPr>
            <w:rFonts w:ascii="Arial" w:hAnsi="Arial" w:cs="Arial"/>
            <w:color w:val="FF0000"/>
          </w:rPr>
          <w:delText xml:space="preserve">reference the graph on the right and hover over Variant #1 to see how many cases occurred where the order was ended after the credit was denied.</w:delText>
        </w:r>
      </w:del>
      <w:ins w:author="Claude" w:date="2026-09-04T22:00:00Z" w:id="600000022">
        <w:r>
          <w:rPr>
            <w:rFonts w:ascii="Arial" w:hAnsi="Arial" w:cs="Arial"/>
            <w:color w:val="FF0000"/>
          </w:rPr>
          <w:t xml:space="preserve">look at the Cases column for the Variant #1 row in the variant list (or hover over it) to see how many cases occurred where the order was ended after the credit was denied.</w:t>
        </w:r>
      </w:ins>
    </w:p>
    <w:p w:rsidRPr="006E3F62" w:rsidR="1459D257" w:rsidP="3284AD4F" w:rsidRDefault="1459D257" w14:paraId="10006EFD" w14:textId="1082313C">
      <w:pPr>
        <w:pStyle w:val="ListParagraph"/>
        <w:numPr>
          <w:ilvl w:val="1"/>
          <w:numId w:val="21"/>
        </w:numPr>
        <w:spacing w:after="120" w:line="280" w:lineRule="atLeast"/>
        <w:rPr>
          <w:rFonts w:ascii="Arial" w:hAnsi="Arial" w:cs="Arial"/>
        </w:rPr>
      </w:pPr>
      <w:r>
        <w:rPr>
          <w:rFonts w:ascii="Arial" w:hAnsi="Arial" w:cs="Arial"/>
        </w:rPr>
        <w:t xml:space="preserve">45 </w:t>
      </w:r>
      <w:r>
        <w:rPr>
          <w:rFonts w:ascii="Arial" w:hAnsi="Arial" w:cs="Arial"/>
          <w:color w:val="70AD47" w:themeColor="accent6" w:themeTint="FF" w:themeShade="FF"/>
        </w:rPr>
        <w:t xml:space="preserve">Correct! After completing steps 1-3 and referencing the graph on the right, Variant #1 has 45 cases where the order was ended after the credit was denied.</w:t>
      </w:r>
    </w:p>
    <w:p w:rsidRPr="006E3F62" w:rsidR="1459D257" w:rsidP="53233A66" w:rsidRDefault="1459D257" w14:paraId="1F19B273" w14:textId="3B7B924E">
      <w:pPr>
        <w:pStyle w:val="ListParagraph"/>
        <w:numPr>
          <w:ilvl w:val="1"/>
          <w:numId w:val="21"/>
        </w:numPr>
        <w:spacing w:after="120" w:line="280" w:lineRule="atLeast"/>
        <w:rPr>
          <w:rFonts w:ascii="Arial" w:hAnsi="Arial" w:cs="Arial"/>
          <w:color w:val="FF0000"/>
        </w:rPr>
      </w:pPr>
      <w:r>
        <w:rPr>
          <w:rFonts w:ascii="Arial" w:hAnsi="Arial" w:cs="Arial"/>
        </w:rPr>
        <w:t xml:space="preserve">42 </w:t>
      </w:r>
      <w:r>
        <w:rPr>
          <w:rFonts w:ascii="Arial" w:hAnsi="Arial" w:cs="Arial"/>
          <w:color w:val="FF0000"/>
        </w:rPr>
        <w:t xml:space="preserve">Incorrect. Too low! After completing steps 1-3, </w:t>
      </w:r>
      <w:del w:author="Claude" w:date="2026-09-04T22:00:00Z" w:id="600000023">
        <w:r>
          <w:rPr>
            <w:rFonts w:ascii="Arial" w:hAnsi="Arial" w:cs="Arial"/>
            <w:color w:val="FF0000"/>
          </w:rPr>
          <w:delText xml:space="preserve">reference the graph on the right and hover over Variant #1 to see how many cases occurred where the order was ended after the credit was denied.</w:delText>
        </w:r>
      </w:del>
      <w:ins w:author="Claude" w:date="2026-09-04T22:00:00Z" w:id="600000024">
        <w:r>
          <w:rPr>
            <w:rFonts w:ascii="Arial" w:hAnsi="Arial" w:cs="Arial"/>
            <w:color w:val="FF0000"/>
          </w:rPr>
          <w:t xml:space="preserve">look at the Cases column for the Variant #1 row in the variant list (or hover over it) to see how many cases occurred where the order was ended after the credit was denied.</w:t>
        </w:r>
      </w:ins>
    </w:p>
    <w:p w:rsidRPr="006E3F62" w:rsidR="1459D257" w:rsidP="50594D30" w:rsidRDefault="1459D257" w14:paraId="10E38D64" w14:textId="41ABEEA7">
      <w:pPr>
        <w:pStyle w:val="ListParagraph"/>
        <w:numPr>
          <w:ilvl w:val="1"/>
          <w:numId w:val="21"/>
        </w:numPr>
        <w:suppressLineNumbers w:val="0"/>
        <w:bidi w:val="0"/>
        <w:spacing w:before="0" w:beforeAutospacing="off" w:after="120" w:afterAutospacing="off" w:line="280" w:lineRule="atLeast"/>
        <w:ind w:left="720" w:right="0" w:hanging="360"/>
        <w:jc w:val="left"/>
        <w:rPr>
          <w:rFonts w:ascii="Arial" w:hAnsi="Arial" w:cs="Arial"/>
          <w:color w:val="FF0000"/>
        </w:rPr>
        <w:pPrChange w:author="Morgan Woodland" w:date="2026-07-28T13:13:22.205Z">
          <w:pPr>
            <w:pStyle w:val="ListParagraph"/>
            <w:numPr>
              <w:ilvl w:val="1"/>
              <w:numId w:val="21"/>
            </w:numPr>
            <w:bidi w:val="0"/>
            <w:spacing w:before="0" w:beforeAutospacing="off" w:after="120" w:afterAutospacing="off" w:line="280" w:lineRule="atLeast"/>
            <w:jc w:val="left"/>
          </w:pPr>
        </w:pPrChange>
      </w:pPr>
      <w:r>
        <w:rPr>
          <w:rFonts w:ascii="Arial" w:hAnsi="Arial" w:cs="Arial"/>
        </w:rPr>
        <w:t xml:space="preserve">30 </w:t>
      </w:r>
      <w:r>
        <w:rPr>
          <w:rFonts w:ascii="Arial" w:hAnsi="Arial" w:cs="Arial"/>
          <w:color w:val="FF0000"/>
        </w:rPr>
        <w:t xml:space="preserve">Incorrect. </w:t>
      </w:r>
      <w:del w:author="Morgan Woodland" w:date="2026-07-28T13:13:22.05Z" w16du:dateUtc="2026-07-28T13:13:22.05Z" w:id="1391695724">
        <w:r>
          <w:rPr>
            <w:rFonts w:ascii="Arial" w:hAnsi="Arial" w:cs="Arial"/>
            <w:color w:val="FF0000"/>
          </w:rPr>
          <w:delText>Still t</w:delText>
        </w:r>
      </w:del>
      <w:ins w:author="Morgan Woodland" w:date="2026-07-28T13:13:22.186Z" w16du:dateUtc="2026-07-28T13:13:22.186Z" w:id="1679299858">
        <w:r>
          <w:rPr>
            <w:rFonts w:ascii="Arial" w:hAnsi="Arial" w:cs="Arial"/>
          </w:rPr>
          <w:t>T</w:t>
        </w:r>
      </w:ins>
      <w:r>
        <w:rPr>
          <w:rFonts w:ascii="Arial" w:hAnsi="Arial" w:cs="Arial"/>
          <w:color w:val="FF0000"/>
        </w:rPr>
        <w:t xml:space="preserve">oo low! After completing steps 1-3, </w:t>
      </w:r>
      <w:del w:author="Claude" w:date="2026-09-04T22:00:00Z" w:id="600000025">
        <w:r>
          <w:rPr>
            <w:rFonts w:ascii="Arial" w:hAnsi="Arial" w:cs="Arial"/>
            <w:color w:val="FF0000"/>
          </w:rPr>
          <w:delText xml:space="preserve">reference the graph on the right and hover over Variant #1 to see how many cases occurred where the order was ended after the credit was denied.</w:delText>
        </w:r>
      </w:del>
      <w:ins w:author="Claude" w:date="2026-09-04T22:00:00Z" w:id="600000026">
        <w:r>
          <w:rPr>
            <w:rFonts w:ascii="Arial" w:hAnsi="Arial" w:cs="Arial"/>
            <w:color w:val="FF0000"/>
          </w:rPr>
          <w:t xml:space="preserve">look at the Cases column for the Variant #1 row in the variant list (or hover over it) to see how many cases occurred where the order was ended after the credit was denied.</w:t>
        </w:r>
      </w:ins>
    </w:p>
    <w:p w:rsidRPr="006E3F62" w:rsidR="00E02099" w:rsidP="00E02099" w:rsidRDefault="00E02099" w14:paraId="7789A2F9" w14:textId="77777777">
      <w:pPr>
        <w:pStyle w:val="ListParagraph"/>
        <w:spacing w:after="120" w:line="280" w:lineRule="atLeast"/>
        <w:rPr>
          <w:rFonts w:ascii="Arial" w:hAnsi="Arial" w:cs="Arial"/>
        </w:rPr>
      </w:pPr>
    </w:p>
    <w:p w:rsidRPr="006E3F62" w:rsidR="00B20B07" w:rsidP="00235E5A" w:rsidRDefault="00B20B07" w14:paraId="604B2031" w14:textId="35F5E622">
      <w:pPr>
        <w:pStyle w:val="ListParagraph"/>
        <w:numPr>
          <w:ilvl w:val="0"/>
          <w:numId w:val="21"/>
        </w:numPr>
        <w:shd w:val="clear" w:color="auto" w:fill="FFFFFF"/>
        <w:spacing w:after="120" w:line="280" w:lineRule="atLeast"/>
        <w:contextualSpacing w:val="0"/>
        <w:rPr>
          <w:rFonts w:ascii="Arial" w:hAnsi="Arial" w:cs="Arial"/>
          <w:color w:val="2D3B45"/>
        </w:rPr>
      </w:pPr>
      <w:r>
        <w:rPr>
          <w:rFonts w:ascii="Arial" w:hAnsi="Arial" w:cs="Arial"/>
        </w:rPr>
        <w:t xml:space="preserve">Complete Steps 1 through 3 to answer this question. Focus on the Credit Denied and the Create Picking Ticket events in the dashboard. The Credit Denied event means that the sales manager rejected the customer’s order for bad credit reasons. The Create Picking Ticket event means BWF processed the order by asking the inventory warehouse to “pick” and send inventory to the customer. How many transactions occurred where the customer was denied credit, but the company still created a picking ticket and processed the order?</w:t>
      </w:r>
    </w:p>
    <w:p w:rsidRPr="006E3F62" w:rsidR="14E43A91" w:rsidP="3284AD4F" w:rsidRDefault="14E43A91" w14:paraId="5BACED7A" w14:textId="2688DBDA">
      <w:pPr>
        <w:pStyle w:val="ListParagraph"/>
        <w:numPr>
          <w:ilvl w:val="1"/>
          <w:numId w:val="21"/>
        </w:numPr>
        <w:shd w:val="clear" w:color="auto" w:fill="FFFFFF" w:themeFill="background1"/>
        <w:spacing w:after="120" w:line="280" w:lineRule="atLeast"/>
        <w:rPr>
          <w:rFonts w:ascii="Arial" w:hAnsi="Arial" w:cs="Arial"/>
        </w:rPr>
      </w:pPr>
      <w:r>
        <w:rPr>
          <w:rFonts w:ascii="Arial" w:hAnsi="Arial" w:cs="Arial"/>
        </w:rPr>
        <w:t xml:space="preserve">117 </w:t>
      </w:r>
      <w:r>
        <w:rPr>
          <w:rFonts w:ascii="Arial" w:hAnsi="Arial" w:cs="Arial"/>
          <w:color w:val="FF0000"/>
        </w:rPr>
        <w:t xml:space="preserve">Incorrect. Too high! After completing steps 1-3, </w:t>
      </w:r>
      <w:del w:author="Claude" w:date="2026-09-04T22:00:00Z" w:id="600000031">
        <w:r>
          <w:rPr>
            <w:rFonts w:ascii="Arial" w:hAnsi="Arial" w:cs="Arial"/>
            <w:color w:val="FF0000"/>
          </w:rPr>
          <w:delText xml:space="preserve">click on the connection between Credit Denied and Create Picking Ticket to see the pop-up box stating how many cases occurred with a connection between Credit Denied and Create Picking Ticket.</w:delText>
        </w:r>
      </w:del>
      <w:ins w:author="Claude" w:date="2026-09-04T22:00:00Z" w:id="600000032">
        <w:r>
          <w:rPr>
            <w:rFonts w:ascii="Arial" w:hAnsi="Arial" w:cs="Arial"/>
            <w:color w:val="FF0000"/>
          </w:rPr>
          <w:t xml:space="preserve">hover over (or click) the connection between Credit Denied and Create Picking Ticket on the process map to see the case count in the tooltip.</w:t>
        </w:r>
      </w:ins>
    </w:p>
    <w:p w:rsidRPr="006E3F62" w:rsidR="14E43A91" w:rsidP="50594D30" w:rsidRDefault="14E43A91" w14:paraId="67DC158E" w14:textId="2D0CA228">
      <w:pPr>
        <w:pStyle w:val="ListParagraph"/>
        <w:numPr>
          <w:ilvl w:val="1"/>
          <w:numId w:val="21"/>
        </w:numPr>
        <w:suppressLineNumbers w:val="0"/>
        <w:bidi w:val="0"/>
        <w:spacing w:before="0" w:beforeAutospacing="off" w:after="120" w:afterAutospacing="off" w:line="280" w:lineRule="atLeast"/>
        <w:ind w:left="720" w:right="0" w:hanging="360"/>
        <w:jc w:val="left"/>
        <w:rPr>
          <w:rFonts w:ascii="Arial" w:hAnsi="Arial" w:cs="Arial"/>
        </w:rPr>
        <w:pPrChange w:author="Morgan Woodland" w:date="2026-07-28T13:13:58.328Z">
          <w:pPr>
            <w:pStyle w:val="ListParagraph"/>
            <w:numPr>
              <w:ilvl w:val="1"/>
              <w:numId w:val="21"/>
            </w:numPr>
            <w:bidi w:val="0"/>
            <w:spacing w:before="0" w:beforeAutospacing="off" w:after="120" w:afterAutospacing="off" w:line="280" w:lineRule="atLeast"/>
            <w:jc w:val="left"/>
          </w:pPr>
        </w:pPrChange>
      </w:pPr>
      <w:r>
        <w:rPr>
          <w:rFonts w:ascii="Arial" w:hAnsi="Arial" w:cs="Arial"/>
        </w:rPr>
        <w:t xml:space="preserve">45 </w:t>
      </w:r>
      <w:r>
        <w:rPr>
          <w:rFonts w:ascii="Arial" w:hAnsi="Arial" w:cs="Arial"/>
          <w:color w:val="FF0000"/>
        </w:rPr>
        <w:t xml:space="preserve">Incorrect. </w:t>
      </w:r>
      <w:del w:author="Morgan Woodland" w:date="2026-07-28T13:13:58.244Z" w16du:dateUtc="2026-07-28T13:13:58.244Z" w:id="665243138">
        <w:r>
          <w:rPr>
            <w:rFonts w:ascii="Arial" w:hAnsi="Arial" w:cs="Arial"/>
            <w:color w:val="FF0000"/>
          </w:rPr>
          <w:delText>Still t</w:delText>
        </w:r>
      </w:del>
      <w:ins w:author="Morgan Woodland" w:date="2026-07-28T13:13:58.32Z" w16du:dateUtc="2026-07-28T13:13:58.32Z" w:id="1763914607">
        <w:r>
          <w:rPr>
            <w:rFonts w:ascii="Arial" w:hAnsi="Arial" w:cs="Arial"/>
          </w:rPr>
          <w:t>T</w:t>
        </w:r>
      </w:ins>
      <w:r>
        <w:rPr>
          <w:rFonts w:ascii="Arial" w:hAnsi="Arial" w:cs="Arial"/>
          <w:color w:val="FF0000"/>
        </w:rPr>
        <w:t xml:space="preserve">oo high! After completing steps 1-3, </w:t>
      </w:r>
      <w:del w:author="Claude" w:date="2026-09-04T22:00:00Z" w:id="600000027">
        <w:r>
          <w:rPr>
            <w:rFonts w:ascii="Arial" w:hAnsi="Arial" w:cs="Arial"/>
            <w:color w:val="FF0000"/>
          </w:rPr>
          <w:delText xml:space="preserve">reference the graph on the right and hover over Variant #1 to see how many cases occurred where the order was ended after the credit was denied.</w:delText>
        </w:r>
      </w:del>
      <w:ins w:author="Claude" w:date="2026-09-04T22:00:00Z" w:id="600000028">
        <w:r>
          <w:rPr>
            <w:rFonts w:ascii="Arial" w:hAnsi="Arial" w:cs="Arial"/>
            <w:color w:val="FF0000"/>
          </w:rPr>
          <w:t xml:space="preserve">look at the Cases column for the Variant #1 row in the variant list (or hover over it) to see how many cases occurred where the order was ended after the credit was denied.</w:t>
        </w:r>
      </w:ins>
      <w:r>
        <w:rPr>
          <w:rFonts w:ascii="Arial" w:hAnsi="Arial" w:cs="Arial"/>
          <w:color w:val="FF0000"/>
        </w:rPr>
        <w:t xml:space="preserve">  </w:t>
      </w:r>
    </w:p>
    <w:p w:rsidRPr="006E3F62" w:rsidR="14E43A91" w:rsidP="3284AD4F" w:rsidRDefault="14E43A91" w14:paraId="60CA11C0" w14:textId="131695C4">
      <w:pPr>
        <w:pStyle w:val="ListParagraph"/>
        <w:numPr>
          <w:ilvl w:val="1"/>
          <w:numId w:val="21"/>
        </w:numPr>
        <w:spacing w:after="120" w:line="280" w:lineRule="atLeast"/>
        <w:rPr>
          <w:rFonts w:ascii="Arial" w:hAnsi="Arial" w:cs="Arial"/>
        </w:rPr>
      </w:pPr>
      <w:r>
        <w:rPr>
          <w:rFonts w:ascii="Arial" w:hAnsi="Arial" w:cs="Arial"/>
        </w:rPr>
        <w:t xml:space="preserve">42 </w:t>
      </w:r>
      <w:r>
        <w:rPr>
          <w:rFonts w:ascii="Arial" w:hAnsi="Arial" w:cs="Arial"/>
          <w:color w:val="70AD47" w:themeColor="accent6" w:themeTint="FF" w:themeShade="FF"/>
        </w:rPr>
        <w:t xml:space="preserve">Correct! After completing steps 1-3 and </w:t>
      </w:r>
      <w:del w:author="Claude" w:date="2026-09-04T22:00:00Z" w:id="600000033">
        <w:r>
          <w:rPr>
            <w:rFonts w:ascii="Arial" w:hAnsi="Arial" w:cs="Arial"/>
            <w:color w:val="70AD47" w:themeColor="accent6" w:themeTint="FF" w:themeShade="FF"/>
          </w:rPr>
          <w:delText xml:space="preserve">clicking on the connection between Credit Denied and Create Picking Ticket, you will see the pop-up box stating 42 cases of this connection.</w:delText>
        </w:r>
      </w:del>
      <w:ins w:author="Claude" w:date="2026-09-04T22:00:00Z" w:id="600000034">
        <w:r>
          <w:rPr>
            <w:rFonts w:ascii="Arial" w:hAnsi="Arial" w:cs="Arial"/>
            <w:color w:val="70AD47" w:themeColor="accent6" w:themeTint="FF" w:themeShade="FF"/>
          </w:rPr>
          <w:t xml:space="preserve">hovering over (or clicking) the connection between Credit Denied and Create Picking Ticket on the process map, you will see the tooltip stating 42 cases of this connection.</w:t>
        </w:r>
      </w:ins>
    </w:p>
    <w:p w:rsidRPr="006E3F62" w:rsidR="14E43A91" w:rsidP="53233A66" w:rsidRDefault="14E43A91" w14:paraId="104D9981" w14:textId="72B6B0F9">
      <w:pPr>
        <w:pStyle w:val="ListParagraph"/>
        <w:numPr>
          <w:ilvl w:val="1"/>
          <w:numId w:val="21"/>
        </w:numPr>
        <w:spacing w:after="120" w:line="280" w:lineRule="atLeast"/>
        <w:rPr>
          <w:noProof w:val="0"/>
          <w:lang w:val="en-US"/>
        </w:rPr>
      </w:pPr>
      <w:r>
        <w:rPr>
          <w:rFonts w:ascii="Arial" w:hAnsi="Arial" w:cs="Arial"/>
        </w:rPr>
        <w:t xml:space="preserve">30 </w:t>
      </w:r>
      <w:r>
        <w:rPr>
          <w:rFonts w:ascii="Arial" w:hAnsi="Arial" w:eastAsia="Arial" w:cs="Arial"/>
          <w:b w:val="0"/>
          <w:bCs w:val="0"/>
          <w:i w:val="0"/>
          <w:iCs w:val="0"/>
          <w:caps w:val="0"/>
          <w:smallCaps w:val="0"/>
          <w:noProof w:val="0"/>
          <w:color w:val="FF0000"/>
          <w:sz w:val="22"/>
          <w:szCs w:val="22"/>
          <w:lang w:val="en-US"/>
        </w:rPr>
        <w:t xml:space="preserve">Incorrect. Too low! After completing steps 1-3, </w:t>
      </w:r>
      <w:del w:author="Claude" w:date="2026-09-04T22:00:00Z" w:id="600000029">
        <w:r>
          <w:rPr>
            <w:rFonts w:ascii="Arial" w:hAnsi="Arial" w:eastAsia="Arial" w:cs="Arial"/>
            <w:b w:val="0"/>
            <w:bCs w:val="0"/>
            <w:i w:val="0"/>
            <w:iCs w:val="0"/>
            <w:caps w:val="0"/>
            <w:smallCaps w:val="0"/>
            <w:noProof w:val="0"/>
            <w:color w:val="FF0000"/>
            <w:sz w:val="22"/>
            <w:szCs w:val="22"/>
            <w:lang w:val="en-US"/>
          </w:rPr>
          <w:delText xml:space="preserve">reference the graph on the right and hover over Variant #1 to see how many cases occurred where the order was ended after the credit was denied.</w:delText>
        </w:r>
      </w:del>
      <w:ins w:author="Claude" w:date="2026-09-04T22:00:00Z" w:id="600000030">
        <w:r>
          <w:rPr>
            <w:rFonts w:ascii="Arial" w:hAnsi="Arial" w:eastAsia="Arial" w:cs="Arial"/>
            <w:b w:val="0"/>
            <w:bCs w:val="0"/>
            <w:i w:val="0"/>
            <w:iCs w:val="0"/>
            <w:caps w:val="0"/>
            <w:smallCaps w:val="0"/>
            <w:noProof w:val="0"/>
            <w:color w:val="FF0000"/>
            <w:sz w:val="22"/>
            <w:szCs w:val="22"/>
            <w:lang w:val="en-US"/>
          </w:rPr>
          <w:t xml:space="preserve">look at the Cases column for the Variant #1 row in the variant list (or hover over it) to see how many cases occurred where the order was ended after the credit was denied.</w:t>
        </w:r>
      </w:ins>
    </w:p>
    <w:p w:rsidRPr="006E3F62" w:rsidR="00E02099" w:rsidP="00E02099" w:rsidRDefault="00E02099" w14:paraId="7ED4189D" w14:textId="77777777">
      <w:pPr>
        <w:pStyle w:val="ListParagraph"/>
        <w:spacing w:after="120" w:line="280" w:lineRule="atLeast"/>
        <w:rPr>
          <w:rFonts w:ascii="Arial" w:hAnsi="Arial" w:cs="Arial"/>
        </w:rPr>
      </w:pPr>
    </w:p>
    <w:p w:rsidRPr="006E3F62" w:rsidR="00B20B07" w:rsidP="00235E5A" w:rsidRDefault="00B20B07" w14:paraId="3D1ED217" w14:textId="1679BBC8">
      <w:pPr>
        <w:pStyle w:val="ListParagraph"/>
        <w:numPr>
          <w:ilvl w:val="0"/>
          <w:numId w:val="21"/>
        </w:numPr>
        <w:shd w:val="clear" w:color="auto" w:fill="FFFFFF"/>
        <w:spacing w:after="120" w:line="280" w:lineRule="atLeast"/>
        <w:contextualSpacing w:val="0"/>
        <w:rPr>
          <w:rFonts w:ascii="Arial" w:hAnsi="Arial" w:cs="Arial"/>
        </w:rPr>
      </w:pPr>
      <w:r>
        <w:rPr>
          <w:rFonts w:ascii="Arial" w:hAnsi="Arial" w:cs="Arial"/>
        </w:rPr>
        <w:lastRenderedPageBreak/>
        <w:t xml:space="preserve">As noted in the assignment, you are concerned about an increase in BWF’s uncollectible accounts receivable (and corresponding uncollectible account expense). Which transaction path discussed in questions 3 and 4 above could best explain this increase?</w:t>
      </w:r>
    </w:p>
    <w:p w:rsidRPr="006E3F62" w:rsidR="00B20B07" w:rsidP="00DF40FF" w:rsidRDefault="00B20B07" w14:paraId="626E9179" w14:textId="0696DAA4">
      <w:pPr>
        <w:pStyle w:val="ListParagraph"/>
        <w:numPr>
          <w:ilvl w:val="1"/>
          <w:numId w:val="29"/>
        </w:numPr>
        <w:spacing w:after="120" w:line="280" w:lineRule="atLeast"/>
        <w:contextualSpacing w:val="0"/>
        <w:rPr>
          <w:rFonts w:ascii="Arial" w:hAnsi="Arial" w:cs="Arial"/>
        </w:rPr>
      </w:pPr>
      <w:r>
        <w:rPr>
          <w:rFonts w:ascii="Arial" w:hAnsi="Arial" w:cs="Arial"/>
        </w:rPr>
        <w:t xml:space="preserve">Transactions where credit was denied (Credit Denied event), but the company still created a picking ticket and processed the order (Create Picking Ticket event). </w:t>
      </w:r>
      <w:r>
        <w:rPr>
          <w:rFonts w:ascii="Arial" w:hAnsi="Arial" w:cs="Arial"/>
          <w:color w:val="70AD47" w:themeColor="accent6" w:themeTint="FF" w:themeShade="FF"/>
        </w:rPr>
        <w:t xml:space="preserve">Correct! Managers deny credit for customers whose credit history reflects an inability to pay for previous credit purchases. Allowing these customers to still receive their order after their credit was denied presents a high risk for being unable to collect payments, which would explain the increase in BWF’s uncollectible accounts.</w:t>
      </w:r>
    </w:p>
    <w:p w:rsidRPr="006E3F62" w:rsidR="00B20B07" w:rsidP="53233A66" w:rsidRDefault="00B20B07" w14:paraId="46CFB5FC" w14:textId="50C27E7F">
      <w:pPr>
        <w:pStyle w:val="ListParagraph"/>
        <w:numPr>
          <w:ilvl w:val="1"/>
          <w:numId w:val="29"/>
        </w:numPr>
        <w:spacing w:after="120" w:line="280" w:lineRule="atLeast"/>
        <w:contextualSpacing w:val="0"/>
        <w:rPr>
          <w:rFonts w:ascii="Arial" w:hAnsi="Arial" w:cs="Arial"/>
          <w:b w:val="1"/>
          <w:bCs w:val="1"/>
          <w:i w:val="1"/>
          <w:iCs w:val="1"/>
          <w:color w:val="FF0000"/>
        </w:rPr>
      </w:pPr>
      <w:r>
        <w:rPr>
          <w:rFonts w:ascii="Arial" w:hAnsi="Arial" w:cs="Arial"/>
        </w:rPr>
        <w:t xml:space="preserve">Transactions where credit was denied (Credit Denied event), so the company therefore ended the order process (Process End event). </w:t>
      </w:r>
      <w:r>
        <w:rPr>
          <w:rFonts w:ascii="Arial" w:hAnsi="Arial" w:cs="Arial"/>
          <w:color w:val="FF0000"/>
        </w:rPr>
        <w:t xml:space="preserve">Incorrect. Ending the order process for customers whose credit was denied ensures BWF only conducts business with customers who have a history of paying for purchases made on credit. This would increase the </w:t>
      </w:r>
      <w:bookmarkStart w:name="_Int_vi4Yy93P" w:id="1696902619"/>
      <w:r>
        <w:rPr>
          <w:rFonts w:ascii="Arial" w:hAnsi="Arial" w:cs="Arial"/>
          <w:color w:val="FF0000"/>
        </w:rPr>
        <w:t>likelihood</w:t>
      </w:r>
      <w:bookmarkEnd w:id="1696902619"/>
      <w:r>
        <w:rPr>
          <w:rFonts w:ascii="Arial" w:hAnsi="Arial" w:cs="Arial"/>
          <w:color w:val="FF0000"/>
        </w:rPr>
        <w:t xml:space="preserve"> BFW can collect payments from these customers.</w:t>
      </w:r>
    </w:p>
    <w:bookmarkEnd w:id="0"/>
    <w:p w:rsidRPr="006E3F62" w:rsidR="005C62D5" w:rsidP="002F1361" w:rsidRDefault="005C62D5" w14:paraId="78E62DE4" w14:textId="7E7915F6">
      <w:pPr>
        <w:rPr>
          <w:rFonts w:ascii="Arial" w:hAnsi="Arial" w:cs="Arial"/>
          <w:b/>
        </w:rPr>
      </w:pPr>
    </w:p>
    <w:sectPr w:rsidRPr="006E3F62" w:rsidR="005C62D5">
      <w:headerReference w:type="default" r:id="rId28"/>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04T22:19:44Z" w:initials="C">
    <w:p w14:paraId="3B54C929" w14:textId="77777777">
      <w:r>
        <w:rPr>
          <w:rStyle w:val="CommentReference"/>
        </w:rPr>
        <w:annotationRef/>
      </w:r>
      <w:r>
        <w:rPr>
          <w:color w:val="000000"/>
          <w:sz w:val="20"/>
          <w:szCs w:val="20"/>
        </w:rPr>
        <w:t xml:space="preserve">This link still points to the old Celonis-hosted dashboard. Once the new site is hosted somewhere, swap this URL for the new one.</w:t>
      </w:r>
    </w:p>
  </w:comment>
  <w:comment w:id="1" w:author="Claude" w:date="2026-09-04T22:19:52Z" w:initials="C">
    <w:p w14:paraId="121CC186" w14:textId="77777777">
      <w:r>
        <w:rPr>
          <w:rStyle w:val="CommentReference"/>
        </w:rPr>
        <w:annotationRef/>
      </w:r>
      <w:r>
        <w:rPr>
          <w:color w:val="000000"/>
          <w:sz w:val="20"/>
          <w:szCs w:val="20"/>
        </w:rPr>
        <w:t xml:space="preserve">Same as the link above — still points to the old Celonis-hosted dashboard, update once the new site has a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54C929" w15:done="0"/>
  <w15:commentEx w15:paraId="121CC1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670FC0E" w16cex:dateUtc="2026-09-04T22:19:44Z"/>
  <w16cex:commentExtensible w16cex:durableId="45F3FA2B" w16cex:dateUtc="2026-09-04T22:19:5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54C929" w16cid:durableId="1670FC0E"/>
  <w16cid:commentId w16cid:paraId="121CC186" w16cid:durableId="45F3FA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06D08" w:rsidP="005F7AB4" w:rsidRDefault="00D06D08" w14:paraId="355D5DBE" w14:textId="77777777">
      <w:pPr>
        <w:spacing w:after="0" w:line="240" w:lineRule="auto"/>
      </w:pPr>
      <w:r>
        <w:separator/>
      </w:r>
    </w:p>
  </w:endnote>
  <w:endnote w:type="continuationSeparator" w:id="0">
    <w:p w:rsidR="00D06D08" w:rsidP="005F7AB4" w:rsidRDefault="00D06D08" w14:paraId="5264FE2E" w14:textId="77777777">
      <w:pPr>
        <w:spacing w:after="0" w:line="240" w:lineRule="auto"/>
      </w:pPr>
      <w:r>
        <w:continuationSeparator/>
      </w:r>
    </w:p>
  </w:endnote>
  <w:endnote w:type="continuationNotice" w:id="1">
    <w:p w:rsidR="00D06D08" w:rsidRDefault="00D06D08" w14:paraId="244D502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2099" w:rsidP="003A35FC" w:rsidRDefault="00E02099" w14:paraId="36E73E73" w14:textId="77777777">
    <w:pPr>
      <w:tabs>
        <w:tab w:val="right" w:pos="9360"/>
      </w:tabs>
      <w:spacing w:after="0" w:line="240" w:lineRule="atLeast"/>
      <w:rPr>
        <w:rFonts w:ascii="Arial" w:hAnsi="Arial" w:eastAsia="Arial Unicode MS" w:cs="Arial"/>
        <w:color w:val="333333"/>
        <w:sz w:val="20"/>
        <w:szCs w:val="20"/>
      </w:rPr>
    </w:pPr>
  </w:p>
  <w:p w:rsidRPr="007174DB" w:rsidR="003A35FC" w:rsidP="003A35FC" w:rsidRDefault="00961647" w14:paraId="066E1B2A" w14:textId="6858EF75">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EYARC Experience</w:t>
    </w:r>
    <w:r w:rsidR="008F5101">
      <w:rPr>
        <w:rFonts w:ascii="Arial" w:hAnsi="Arial" w:eastAsia="Arial Unicode MS" w:cs="Arial"/>
        <w:color w:val="333333"/>
        <w:sz w:val="20"/>
        <w:szCs w:val="20"/>
      </w:rPr>
      <w:t xml:space="preserve"> </w:t>
    </w:r>
    <w:r w:rsidR="003A35FC">
      <w:rPr>
        <w:rFonts w:ascii="Arial" w:hAnsi="Arial" w:eastAsia="Arial Unicode MS" w:cs="Arial"/>
        <w:color w:val="333333"/>
        <w:sz w:val="20"/>
        <w:szCs w:val="20"/>
      </w:rPr>
      <w:t>– BW Fishing Inc.</w:t>
    </w:r>
    <w:r w:rsidRPr="007174DB" w:rsidR="003A35FC">
      <w:rPr>
        <w:rFonts w:ascii="Arial" w:hAnsi="Arial" w:eastAsia="Arial Unicode MS" w:cs="Arial"/>
        <w:color w:val="333333"/>
        <w:sz w:val="20"/>
        <w:szCs w:val="20"/>
      </w:rPr>
      <w:tab/>
    </w:r>
    <w:r w:rsidRPr="00DB2413" w:rsidR="003A35FC">
      <w:rPr>
        <w:rFonts w:ascii="Arial" w:hAnsi="Arial" w:eastAsia="Arial Unicode MS" w:cs="Arial"/>
        <w:color w:val="333333"/>
        <w:sz w:val="20"/>
        <w:szCs w:val="20"/>
      </w:rPr>
      <w:fldChar w:fldCharType="begin"/>
    </w:r>
    <w:r w:rsidRPr="00DB2413" w:rsidR="003A35FC">
      <w:rPr>
        <w:rFonts w:ascii="Arial" w:hAnsi="Arial" w:eastAsia="Arial Unicode MS" w:cs="Arial"/>
        <w:color w:val="333333"/>
        <w:sz w:val="20"/>
        <w:szCs w:val="20"/>
      </w:rPr>
      <w:instrText xml:space="preserve"> PAGE   \* MERGEFORMAT </w:instrText>
    </w:r>
    <w:r w:rsidRPr="00DB2413" w:rsidR="003A35FC">
      <w:rPr>
        <w:rFonts w:ascii="Arial" w:hAnsi="Arial" w:eastAsia="Arial Unicode MS" w:cs="Arial"/>
        <w:color w:val="333333"/>
        <w:sz w:val="20"/>
        <w:szCs w:val="20"/>
      </w:rPr>
      <w:fldChar w:fldCharType="separate"/>
    </w:r>
    <w:r w:rsidR="003A35FC">
      <w:rPr>
        <w:rFonts w:ascii="Arial" w:hAnsi="Arial" w:eastAsia="Arial Unicode MS" w:cs="Arial"/>
        <w:color w:val="333333"/>
        <w:sz w:val="20"/>
        <w:szCs w:val="20"/>
      </w:rPr>
      <w:t>1</w:t>
    </w:r>
    <w:r w:rsidRPr="00DB2413" w:rsidR="003A35FC">
      <w:rPr>
        <w:rFonts w:ascii="Arial" w:hAnsi="Arial" w:eastAsia="Arial Unicode MS" w:cs="Arial"/>
        <w:noProof/>
        <w:color w:val="333333"/>
        <w:sz w:val="20"/>
        <w:szCs w:val="20"/>
      </w:rPr>
      <w:fldChar w:fldCharType="end"/>
    </w:r>
  </w:p>
  <w:p w:rsidRPr="008026B5" w:rsidR="005F7AB4" w:rsidP="003A35FC" w:rsidRDefault="003A35FC" w14:paraId="3ED03316" w14:textId="778507E6">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2023</w:t>
    </w:r>
    <w:r w:rsidRPr="007174DB">
      <w:rPr>
        <w:rFonts w:ascii="Arial" w:hAnsi="Arial" w:eastAsia="Arial Unicode MS" w:cs="Arial"/>
        <w:color w:val="333333"/>
        <w:sz w:val="16"/>
        <w:szCs w:val="16"/>
      </w:rPr>
      <w:t xml:space="preserve"> Ernst &amp; Young </w:t>
    </w:r>
    <w:r w:rsidRPr="007174DB">
      <w:rPr>
        <w:rFonts w:ascii="Arial" w:hAnsi="Arial" w:eastAsia="Arial Unicode MS" w:cs="Arial"/>
        <w:color w:val="4D4D4D"/>
        <w:sz w:val="16"/>
        <w:szCs w:val="16"/>
      </w:rPr>
      <w:t>Foundation (US)</w:t>
    </w:r>
    <w:r w:rsidRPr="007174DB">
      <w:rPr>
        <w:rFonts w:ascii="Arial" w:hAnsi="Arial" w:eastAsia="Arial Unicode MS" w:cs="Arial"/>
        <w:color w:val="333333"/>
        <w:sz w:val="16"/>
        <w:szCs w:val="16"/>
      </w:rPr>
      <w:t>.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174DB" w:rsidR="00155EDB" w:rsidP="00155EDB" w:rsidRDefault="00961647" w14:paraId="3A9C6284" w14:textId="2FE50561">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EYARC Experience</w:t>
    </w:r>
    <w:r w:rsidR="00457D59">
      <w:rPr>
        <w:rFonts w:ascii="Arial" w:hAnsi="Arial" w:eastAsia="Arial Unicode MS" w:cs="Arial"/>
        <w:color w:val="333333"/>
        <w:sz w:val="20"/>
        <w:szCs w:val="20"/>
      </w:rPr>
      <w:t xml:space="preserve"> </w:t>
    </w:r>
    <w:r w:rsidR="00155EDB">
      <w:rPr>
        <w:rFonts w:ascii="Arial" w:hAnsi="Arial" w:eastAsia="Arial Unicode MS" w:cs="Arial"/>
        <w:color w:val="333333"/>
        <w:sz w:val="20"/>
        <w:szCs w:val="20"/>
      </w:rPr>
      <w:t>– BW Fishing Inc.</w:t>
    </w:r>
    <w:r w:rsidRPr="007174DB" w:rsidR="00155EDB">
      <w:rPr>
        <w:rFonts w:ascii="Arial" w:hAnsi="Arial" w:eastAsia="Arial Unicode MS" w:cs="Arial"/>
        <w:color w:val="333333"/>
        <w:sz w:val="20"/>
        <w:szCs w:val="20"/>
      </w:rPr>
      <w:tab/>
    </w:r>
    <w:r w:rsidRPr="00DB2413" w:rsidR="00155EDB">
      <w:rPr>
        <w:rFonts w:ascii="Arial" w:hAnsi="Arial" w:eastAsia="Arial Unicode MS" w:cs="Arial"/>
        <w:color w:val="333333"/>
        <w:sz w:val="20"/>
        <w:szCs w:val="20"/>
      </w:rPr>
      <w:fldChar w:fldCharType="begin"/>
    </w:r>
    <w:r w:rsidRPr="00DB2413" w:rsidR="00155EDB">
      <w:rPr>
        <w:rFonts w:ascii="Arial" w:hAnsi="Arial" w:eastAsia="Arial Unicode MS" w:cs="Arial"/>
        <w:color w:val="333333"/>
        <w:sz w:val="20"/>
        <w:szCs w:val="20"/>
      </w:rPr>
      <w:instrText xml:space="preserve"> PAGE   \* MERGEFORMAT </w:instrText>
    </w:r>
    <w:r w:rsidRPr="00DB2413" w:rsidR="00155EDB">
      <w:rPr>
        <w:rFonts w:ascii="Arial" w:hAnsi="Arial" w:eastAsia="Arial Unicode MS" w:cs="Arial"/>
        <w:color w:val="333333"/>
        <w:sz w:val="20"/>
        <w:szCs w:val="20"/>
      </w:rPr>
      <w:fldChar w:fldCharType="separate"/>
    </w:r>
    <w:r w:rsidR="00155EDB">
      <w:rPr>
        <w:rFonts w:ascii="Arial" w:hAnsi="Arial" w:eastAsia="Arial Unicode MS" w:cs="Arial"/>
        <w:color w:val="333333"/>
        <w:sz w:val="20"/>
        <w:szCs w:val="20"/>
      </w:rPr>
      <w:t>1</w:t>
    </w:r>
    <w:r w:rsidRPr="00DB2413" w:rsidR="00155EDB">
      <w:rPr>
        <w:rFonts w:ascii="Arial" w:hAnsi="Arial" w:eastAsia="Arial Unicode MS" w:cs="Arial"/>
        <w:noProof/>
        <w:color w:val="333333"/>
        <w:sz w:val="20"/>
        <w:szCs w:val="20"/>
      </w:rPr>
      <w:fldChar w:fldCharType="end"/>
    </w:r>
  </w:p>
  <w:p w:rsidRPr="007174DB" w:rsidR="00155EDB" w:rsidP="00155EDB" w:rsidRDefault="00155EDB" w14:paraId="1C7C3FFE" w14:textId="77777777">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2023</w:t>
    </w:r>
    <w:r w:rsidRPr="007174DB">
      <w:rPr>
        <w:rFonts w:ascii="Arial" w:hAnsi="Arial" w:eastAsia="Arial Unicode MS" w:cs="Arial"/>
        <w:color w:val="333333"/>
        <w:sz w:val="16"/>
        <w:szCs w:val="16"/>
      </w:rPr>
      <w:t xml:space="preserve"> Ernst &amp; Young </w:t>
    </w:r>
    <w:r w:rsidRPr="007174DB">
      <w:rPr>
        <w:rFonts w:ascii="Arial" w:hAnsi="Arial" w:eastAsia="Arial Unicode MS" w:cs="Arial"/>
        <w:color w:val="4D4D4D"/>
        <w:sz w:val="16"/>
        <w:szCs w:val="16"/>
      </w:rPr>
      <w:t>Foundation (US)</w:t>
    </w:r>
    <w:r w:rsidRPr="007174DB">
      <w:rPr>
        <w:rFonts w:ascii="Arial" w:hAnsi="Arial" w:eastAsia="Arial Unicode MS" w:cs="Arial"/>
        <w:color w:val="333333"/>
        <w:sz w:val="16"/>
        <w:szCs w:val="16"/>
      </w:rPr>
      <w:t>. All Rights Reserved.</w:t>
    </w:r>
  </w:p>
  <w:p w:rsidRPr="00155EDB" w:rsidR="005F7AB4" w:rsidP="00155EDB" w:rsidRDefault="005F7AB4" w14:paraId="01C7AB6A" w14:textId="367AA327">
    <w:pPr>
      <w:tabs>
        <w:tab w:val="center" w:pos="4680"/>
        <w:tab w:val="right" w:pos="9360"/>
      </w:tabs>
      <w:spacing w:after="0" w:line="240" w:lineRule="atLeast"/>
      <w:rPr>
        <w:rFonts w:ascii="Arial" w:hAnsi="Arial" w:cs="Arial"/>
        <w:color w:val="4D4D4D"/>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06D08" w:rsidP="005F7AB4" w:rsidRDefault="00D06D08" w14:paraId="199DC46C" w14:textId="77777777">
      <w:pPr>
        <w:spacing w:after="0" w:line="240" w:lineRule="auto"/>
      </w:pPr>
      <w:r>
        <w:separator/>
      </w:r>
    </w:p>
  </w:footnote>
  <w:footnote w:type="continuationSeparator" w:id="0">
    <w:p w:rsidR="00D06D08" w:rsidP="005F7AB4" w:rsidRDefault="00D06D08" w14:paraId="108018E5" w14:textId="77777777">
      <w:pPr>
        <w:spacing w:after="0" w:line="240" w:lineRule="auto"/>
      </w:pPr>
      <w:r>
        <w:continuationSeparator/>
      </w:r>
    </w:p>
  </w:footnote>
  <w:footnote w:type="continuationNotice" w:id="1">
    <w:p w:rsidR="00D06D08" w:rsidRDefault="00D06D08" w14:paraId="675F584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5F7AB4" w:rsidRDefault="12FC2B0F" w14:paraId="6407B129" w14:textId="4014B943">
    <w:pPr>
      <w:pStyle w:val="Header"/>
    </w:pPr>
    <w:r>
      <w:rPr>
        <w:noProof/>
      </w:rPr>
      <w:drawing>
        <wp:inline distT="0" distB="0" distL="0" distR="0" wp14:anchorId="2A293D2F" wp14:editId="27639CB7">
          <wp:extent cx="2609850" cy="590550"/>
          <wp:effectExtent l="0" t="0" r="0" b="0"/>
          <wp:docPr id="164516171" name="Picture 164516171" descr="EY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609850" cy="590550"/>
                  </a:xfrm>
                  <a:prstGeom prst="rect">
                    <a:avLst/>
                  </a:prstGeom>
                </pic:spPr>
              </pic:pic>
            </a:graphicData>
          </a:graphic>
        </wp:inline>
      </w:drawing>
    </w:r>
  </w:p>
  <w:p w:rsidR="12FC2B0F" w:rsidP="12FC2B0F" w:rsidRDefault="12FC2B0F" w14:paraId="6DB570D2" w14:textId="75F39C02">
    <w:pPr>
      <w:pStyle w:val="Header"/>
    </w:pPr>
  </w:p>
  <w:p w:rsidR="005F7AB4" w:rsidRDefault="005F7AB4" w14:paraId="2A1BF2B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5F7AB4" w:rsidRDefault="12FC2B0F" w14:paraId="676B32C9" w14:textId="441C5112">
    <w:pPr>
      <w:pStyle w:val="Header"/>
    </w:pPr>
    <w:r>
      <w:rPr>
        <w:noProof/>
      </w:rPr>
      <w:drawing>
        <wp:inline distT="0" distB="0" distL="0" distR="0" wp14:anchorId="794800E8" wp14:editId="257FCAC8">
          <wp:extent cx="2609850" cy="590550"/>
          <wp:effectExtent l="0" t="0" r="0" b="0"/>
          <wp:docPr id="546619016" name="Picture 546619016" descr="EY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609850" cy="590550"/>
                  </a:xfrm>
                  <a:prstGeom prst="rect">
                    <a:avLst/>
                  </a:prstGeom>
                </pic:spPr>
              </pic:pic>
            </a:graphicData>
          </a:graphic>
        </wp:inline>
      </w:drawing>
    </w:r>
  </w:p>
  <w:p w:rsidR="005F7AB4" w:rsidRDefault="005F7AB4" w14:paraId="2D100E69" w14:textId="62E08C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5C62D5" w:rsidRDefault="00240A8B" w14:paraId="063EAB6F" w14:textId="38D9F1AA">
    <w:pPr>
      <w:pStyle w:val="Header"/>
    </w:pPr>
    <w:r>
      <w:rPr>
        <w:noProof/>
      </w:rPr>
      <w:drawing>
        <wp:inline distT="0" distB="0" distL="0" distR="0" wp14:anchorId="1C18D210" wp14:editId="7F3F7857">
          <wp:extent cx="2609850" cy="590550"/>
          <wp:effectExtent l="0" t="0" r="0" b="0"/>
          <wp:docPr id="2057312752" name="Picture 2057312752" descr="EY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609850" cy="590550"/>
                  </a:xfrm>
                  <a:prstGeom prst="rect">
                    <a:avLst/>
                  </a:prstGeom>
                </pic:spPr>
              </pic:pic>
            </a:graphicData>
          </a:graphic>
        </wp:inline>
      </w:drawing>
    </w:r>
  </w:p>
  <w:p w:rsidR="00240A8B" w:rsidRDefault="00240A8B" w14:paraId="21913B78" w14:textId="77777777">
    <w:pPr>
      <w:pStyle w:val="Header"/>
    </w:pPr>
  </w:p>
</w:hdr>
</file>

<file path=word/intelligence2.xml><?xml version="1.0" encoding="utf-8"?>
<int2:intelligence xmlns:int2="http://schemas.microsoft.com/office/intelligence/2020/intelligence">
  <int2:observations>
    <int2:bookmark int2:bookmarkName="_Int_vi4Yy93P" int2:invalidationBookmarkName="" int2:hashCode="tPiZcT55Lpy7Jz" int2:id="7SeFiDE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3B307"/>
    <w:multiLevelType w:val="hybridMultilevel"/>
    <w:tmpl w:val="FFFFFFFF"/>
    <w:lvl w:ilvl="0" w:tplc="B50E694A">
      <w:start w:val="1"/>
      <w:numFmt w:val="decimal"/>
      <w:lvlText w:val="%1."/>
      <w:lvlJc w:val="left"/>
      <w:pPr>
        <w:ind w:left="720" w:hanging="360"/>
      </w:pPr>
    </w:lvl>
    <w:lvl w:ilvl="1" w:tplc="C4AEC26C">
      <w:start w:val="1"/>
      <w:numFmt w:val="lowerLetter"/>
      <w:lvlText w:val="%2."/>
      <w:lvlJc w:val="left"/>
      <w:pPr>
        <w:ind w:left="1440" w:hanging="360"/>
      </w:pPr>
    </w:lvl>
    <w:lvl w:ilvl="2" w:tplc="5DBE9DB0">
      <w:start w:val="1"/>
      <w:numFmt w:val="lowerRoman"/>
      <w:lvlText w:val="%3."/>
      <w:lvlJc w:val="right"/>
      <w:pPr>
        <w:ind w:left="2160" w:hanging="180"/>
      </w:pPr>
    </w:lvl>
    <w:lvl w:ilvl="3" w:tplc="F84C2FDC">
      <w:start w:val="1"/>
      <w:numFmt w:val="decimal"/>
      <w:lvlText w:val="%4."/>
      <w:lvlJc w:val="left"/>
      <w:pPr>
        <w:ind w:left="2880" w:hanging="360"/>
      </w:pPr>
    </w:lvl>
    <w:lvl w:ilvl="4" w:tplc="8FEEFF02">
      <w:start w:val="1"/>
      <w:numFmt w:val="lowerLetter"/>
      <w:lvlText w:val="%5."/>
      <w:lvlJc w:val="left"/>
      <w:pPr>
        <w:ind w:left="3600" w:hanging="360"/>
      </w:pPr>
    </w:lvl>
    <w:lvl w:ilvl="5" w:tplc="9F40C99C">
      <w:start w:val="1"/>
      <w:numFmt w:val="lowerRoman"/>
      <w:lvlText w:val="%6."/>
      <w:lvlJc w:val="right"/>
      <w:pPr>
        <w:ind w:left="4320" w:hanging="180"/>
      </w:pPr>
    </w:lvl>
    <w:lvl w:ilvl="6" w:tplc="F4701996">
      <w:start w:val="1"/>
      <w:numFmt w:val="decimal"/>
      <w:lvlText w:val="%7."/>
      <w:lvlJc w:val="left"/>
      <w:pPr>
        <w:ind w:left="5040" w:hanging="360"/>
      </w:pPr>
    </w:lvl>
    <w:lvl w:ilvl="7" w:tplc="11E4D3E4">
      <w:start w:val="1"/>
      <w:numFmt w:val="lowerLetter"/>
      <w:lvlText w:val="%8."/>
      <w:lvlJc w:val="left"/>
      <w:pPr>
        <w:ind w:left="5760" w:hanging="360"/>
      </w:pPr>
    </w:lvl>
    <w:lvl w:ilvl="8" w:tplc="523EACAA">
      <w:start w:val="1"/>
      <w:numFmt w:val="lowerRoman"/>
      <w:lvlText w:val="%9."/>
      <w:lvlJc w:val="right"/>
      <w:pPr>
        <w:ind w:left="6480" w:hanging="180"/>
      </w:pPr>
    </w:lvl>
  </w:abstractNum>
  <w:abstractNum w:abstractNumId="1" w15:restartNumberingAfterBreak="0">
    <w:nsid w:val="025A7674"/>
    <w:multiLevelType w:val="hybridMultilevel"/>
    <w:tmpl w:val="184C6D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3123BE0"/>
    <w:multiLevelType w:val="hybridMultilevel"/>
    <w:tmpl w:val="FFFFFFFF"/>
    <w:lvl w:ilvl="0" w:tplc="35A6797C">
      <w:start w:val="1"/>
      <w:numFmt w:val="decimal"/>
      <w:lvlText w:val="%1."/>
      <w:lvlJc w:val="left"/>
      <w:pPr>
        <w:ind w:left="720" w:hanging="360"/>
      </w:pPr>
    </w:lvl>
    <w:lvl w:ilvl="1" w:tplc="F88CC00E">
      <w:start w:val="1"/>
      <w:numFmt w:val="lowerLetter"/>
      <w:lvlText w:val="%2."/>
      <w:lvlJc w:val="left"/>
      <w:pPr>
        <w:ind w:left="1440" w:hanging="360"/>
      </w:pPr>
    </w:lvl>
    <w:lvl w:ilvl="2" w:tplc="89D09C30">
      <w:start w:val="1"/>
      <w:numFmt w:val="lowerRoman"/>
      <w:lvlText w:val="%3."/>
      <w:lvlJc w:val="right"/>
      <w:pPr>
        <w:ind w:left="2160" w:hanging="180"/>
      </w:pPr>
    </w:lvl>
    <w:lvl w:ilvl="3" w:tplc="5FFEF8F6">
      <w:start w:val="1"/>
      <w:numFmt w:val="decimal"/>
      <w:lvlText w:val="%4."/>
      <w:lvlJc w:val="left"/>
      <w:pPr>
        <w:ind w:left="2880" w:hanging="360"/>
      </w:pPr>
    </w:lvl>
    <w:lvl w:ilvl="4" w:tplc="C13A43F6">
      <w:start w:val="1"/>
      <w:numFmt w:val="lowerLetter"/>
      <w:lvlText w:val="%5."/>
      <w:lvlJc w:val="left"/>
      <w:pPr>
        <w:ind w:left="3600" w:hanging="360"/>
      </w:pPr>
    </w:lvl>
    <w:lvl w:ilvl="5" w:tplc="8352413C">
      <w:start w:val="1"/>
      <w:numFmt w:val="lowerRoman"/>
      <w:lvlText w:val="%6."/>
      <w:lvlJc w:val="right"/>
      <w:pPr>
        <w:ind w:left="4320" w:hanging="180"/>
      </w:pPr>
    </w:lvl>
    <w:lvl w:ilvl="6" w:tplc="28ACBDA2">
      <w:start w:val="1"/>
      <w:numFmt w:val="decimal"/>
      <w:lvlText w:val="%7."/>
      <w:lvlJc w:val="left"/>
      <w:pPr>
        <w:ind w:left="5040" w:hanging="360"/>
      </w:pPr>
    </w:lvl>
    <w:lvl w:ilvl="7" w:tplc="912233C2">
      <w:start w:val="1"/>
      <w:numFmt w:val="lowerLetter"/>
      <w:lvlText w:val="%8."/>
      <w:lvlJc w:val="left"/>
      <w:pPr>
        <w:ind w:left="5760" w:hanging="360"/>
      </w:pPr>
    </w:lvl>
    <w:lvl w:ilvl="8" w:tplc="0C4C1BF8">
      <w:start w:val="1"/>
      <w:numFmt w:val="lowerRoman"/>
      <w:lvlText w:val="%9."/>
      <w:lvlJc w:val="right"/>
      <w:pPr>
        <w:ind w:left="6480" w:hanging="180"/>
      </w:pPr>
    </w:lvl>
  </w:abstractNum>
  <w:abstractNum w:abstractNumId="3" w15:restartNumberingAfterBreak="0">
    <w:nsid w:val="05C81515"/>
    <w:multiLevelType w:val="multilevel"/>
    <w:tmpl w:val="FFFFFFFF"/>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5305AC"/>
    <w:multiLevelType w:val="multilevel"/>
    <w:tmpl w:val="7598DD14"/>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lowerLetter"/>
      <w:lvlText w:val="%2."/>
      <w:lvlJc w:val="left"/>
      <w:pPr>
        <w:tabs>
          <w:tab w:val="num" w:pos="720"/>
        </w:tabs>
        <w:ind w:left="720" w:hanging="360"/>
      </w:pPr>
      <w:rPr>
        <w:rFonts w:hint="default"/>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5" w15:restartNumberingAfterBreak="0">
    <w:nsid w:val="123F7512"/>
    <w:multiLevelType w:val="hybridMultilevel"/>
    <w:tmpl w:val="FFFFFFFF"/>
    <w:lvl w:ilvl="0" w:tplc="C422078A">
      <w:start w:val="1"/>
      <w:numFmt w:val="decimal"/>
      <w:lvlText w:val="%1."/>
      <w:lvlJc w:val="left"/>
      <w:pPr>
        <w:ind w:left="720" w:hanging="360"/>
      </w:pPr>
    </w:lvl>
    <w:lvl w:ilvl="1" w:tplc="9D9E3862">
      <w:start w:val="1"/>
      <w:numFmt w:val="lowerLetter"/>
      <w:lvlText w:val="%2."/>
      <w:lvlJc w:val="left"/>
      <w:pPr>
        <w:ind w:left="1440" w:hanging="360"/>
      </w:pPr>
    </w:lvl>
    <w:lvl w:ilvl="2" w:tplc="8DFEB628">
      <w:start w:val="1"/>
      <w:numFmt w:val="lowerRoman"/>
      <w:lvlText w:val="%3."/>
      <w:lvlJc w:val="right"/>
      <w:pPr>
        <w:ind w:left="2160" w:hanging="180"/>
      </w:pPr>
    </w:lvl>
    <w:lvl w:ilvl="3" w:tplc="C1FC976E">
      <w:start w:val="1"/>
      <w:numFmt w:val="decimal"/>
      <w:lvlText w:val="%4."/>
      <w:lvlJc w:val="left"/>
      <w:pPr>
        <w:ind w:left="2880" w:hanging="360"/>
      </w:pPr>
    </w:lvl>
    <w:lvl w:ilvl="4" w:tplc="D834F4EE">
      <w:start w:val="1"/>
      <w:numFmt w:val="lowerLetter"/>
      <w:lvlText w:val="%5."/>
      <w:lvlJc w:val="left"/>
      <w:pPr>
        <w:ind w:left="3600" w:hanging="360"/>
      </w:pPr>
    </w:lvl>
    <w:lvl w:ilvl="5" w:tplc="10B44DCE">
      <w:start w:val="1"/>
      <w:numFmt w:val="lowerRoman"/>
      <w:lvlText w:val="%6."/>
      <w:lvlJc w:val="right"/>
      <w:pPr>
        <w:ind w:left="4320" w:hanging="180"/>
      </w:pPr>
    </w:lvl>
    <w:lvl w:ilvl="6" w:tplc="69CC33BC">
      <w:start w:val="1"/>
      <w:numFmt w:val="decimal"/>
      <w:lvlText w:val="%7."/>
      <w:lvlJc w:val="left"/>
      <w:pPr>
        <w:ind w:left="5040" w:hanging="360"/>
      </w:pPr>
    </w:lvl>
    <w:lvl w:ilvl="7" w:tplc="41802D6C">
      <w:start w:val="1"/>
      <w:numFmt w:val="lowerLetter"/>
      <w:lvlText w:val="%8."/>
      <w:lvlJc w:val="left"/>
      <w:pPr>
        <w:ind w:left="5760" w:hanging="360"/>
      </w:pPr>
    </w:lvl>
    <w:lvl w:ilvl="8" w:tplc="F440E7A8">
      <w:start w:val="1"/>
      <w:numFmt w:val="lowerRoman"/>
      <w:lvlText w:val="%9."/>
      <w:lvlJc w:val="right"/>
      <w:pPr>
        <w:ind w:left="6480" w:hanging="180"/>
      </w:pPr>
    </w:lvl>
  </w:abstractNum>
  <w:abstractNum w:abstractNumId="6" w15:restartNumberingAfterBreak="0">
    <w:nsid w:val="14AA7DF5"/>
    <w:multiLevelType w:val="multilevel"/>
    <w:tmpl w:val="74B2422A"/>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lowerLetter"/>
      <w:lvlText w:val="%2."/>
      <w:lvlJc w:val="left"/>
      <w:pPr>
        <w:tabs>
          <w:tab w:val="num" w:pos="720"/>
        </w:tabs>
        <w:ind w:left="720" w:hanging="360"/>
      </w:pPr>
      <w:rPr>
        <w:rFonts w:hint="default"/>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7" w15:restartNumberingAfterBreak="0">
    <w:nsid w:val="1D3A9095"/>
    <w:multiLevelType w:val="hybridMultilevel"/>
    <w:tmpl w:val="FFFFFFFF"/>
    <w:lvl w:ilvl="0" w:tplc="7C149BDA">
      <w:start w:val="1"/>
      <w:numFmt w:val="decimal"/>
      <w:lvlText w:val="%1."/>
      <w:lvlJc w:val="left"/>
      <w:pPr>
        <w:ind w:left="720" w:hanging="360"/>
      </w:pPr>
    </w:lvl>
    <w:lvl w:ilvl="1" w:tplc="975AF2CE">
      <w:start w:val="1"/>
      <w:numFmt w:val="lowerLetter"/>
      <w:lvlText w:val="%2."/>
      <w:lvlJc w:val="left"/>
      <w:pPr>
        <w:ind w:left="1440" w:hanging="360"/>
      </w:pPr>
    </w:lvl>
    <w:lvl w:ilvl="2" w:tplc="8DBAAF1E">
      <w:start w:val="1"/>
      <w:numFmt w:val="lowerRoman"/>
      <w:lvlText w:val="%3."/>
      <w:lvlJc w:val="right"/>
      <w:pPr>
        <w:ind w:left="2160" w:hanging="180"/>
      </w:pPr>
    </w:lvl>
    <w:lvl w:ilvl="3" w:tplc="ABDEE2F0">
      <w:start w:val="1"/>
      <w:numFmt w:val="decimal"/>
      <w:lvlText w:val="%4."/>
      <w:lvlJc w:val="left"/>
      <w:pPr>
        <w:ind w:left="2880" w:hanging="360"/>
      </w:pPr>
    </w:lvl>
    <w:lvl w:ilvl="4" w:tplc="A2D42F9A">
      <w:start w:val="1"/>
      <w:numFmt w:val="lowerLetter"/>
      <w:lvlText w:val="%5."/>
      <w:lvlJc w:val="left"/>
      <w:pPr>
        <w:ind w:left="3600" w:hanging="360"/>
      </w:pPr>
    </w:lvl>
    <w:lvl w:ilvl="5" w:tplc="80BC223E">
      <w:start w:val="1"/>
      <w:numFmt w:val="lowerRoman"/>
      <w:lvlText w:val="%6."/>
      <w:lvlJc w:val="right"/>
      <w:pPr>
        <w:ind w:left="4320" w:hanging="180"/>
      </w:pPr>
    </w:lvl>
    <w:lvl w:ilvl="6" w:tplc="23E43528">
      <w:start w:val="1"/>
      <w:numFmt w:val="decimal"/>
      <w:lvlText w:val="%7."/>
      <w:lvlJc w:val="left"/>
      <w:pPr>
        <w:ind w:left="5040" w:hanging="360"/>
      </w:pPr>
    </w:lvl>
    <w:lvl w:ilvl="7" w:tplc="97DE9A58">
      <w:start w:val="1"/>
      <w:numFmt w:val="lowerLetter"/>
      <w:lvlText w:val="%8."/>
      <w:lvlJc w:val="left"/>
      <w:pPr>
        <w:ind w:left="5760" w:hanging="360"/>
      </w:pPr>
    </w:lvl>
    <w:lvl w:ilvl="8" w:tplc="C22E1A10">
      <w:start w:val="1"/>
      <w:numFmt w:val="lowerRoman"/>
      <w:lvlText w:val="%9."/>
      <w:lvlJc w:val="right"/>
      <w:pPr>
        <w:ind w:left="6480" w:hanging="180"/>
      </w:pPr>
    </w:lvl>
  </w:abstractNum>
  <w:abstractNum w:abstractNumId="8" w15:restartNumberingAfterBreak="0">
    <w:nsid w:val="1F5D7A32"/>
    <w:multiLevelType w:val="multilevel"/>
    <w:tmpl w:val="32404F26"/>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lowerLetter"/>
      <w:lvlText w:val="%2."/>
      <w:lvlJc w:val="left"/>
      <w:pPr>
        <w:tabs>
          <w:tab w:val="num" w:pos="720"/>
        </w:tabs>
        <w:ind w:left="720" w:hanging="360"/>
      </w:pPr>
      <w:rPr>
        <w:rFonts w:hint="default"/>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9" w15:restartNumberingAfterBreak="0">
    <w:nsid w:val="22ABE68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2E37BB"/>
    <w:multiLevelType w:val="multilevel"/>
    <w:tmpl w:val="74B2422A"/>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lowerLetter"/>
      <w:lvlText w:val="%2."/>
      <w:lvlJc w:val="left"/>
      <w:pPr>
        <w:tabs>
          <w:tab w:val="num" w:pos="720"/>
        </w:tabs>
        <w:ind w:left="720" w:hanging="360"/>
      </w:pPr>
      <w:rPr>
        <w:rFonts w:hint="default"/>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1" w15:restartNumberingAfterBreak="0">
    <w:nsid w:val="2F3CB6B0"/>
    <w:multiLevelType w:val="hybridMultilevel"/>
    <w:tmpl w:val="FFFFFFFF"/>
    <w:lvl w:ilvl="0" w:tplc="101C6CE2">
      <w:start w:val="1"/>
      <w:numFmt w:val="bullet"/>
      <w:lvlText w:val=""/>
      <w:lvlJc w:val="left"/>
      <w:pPr>
        <w:ind w:left="720" w:hanging="360"/>
      </w:pPr>
      <w:rPr>
        <w:rFonts w:hint="default" w:ascii="Symbol" w:hAnsi="Symbol"/>
      </w:rPr>
    </w:lvl>
    <w:lvl w:ilvl="1" w:tplc="7F7C5D22">
      <w:start w:val="1"/>
      <w:numFmt w:val="bullet"/>
      <w:lvlText w:val="o"/>
      <w:lvlJc w:val="left"/>
      <w:pPr>
        <w:ind w:left="1440" w:hanging="360"/>
      </w:pPr>
      <w:rPr>
        <w:rFonts w:hint="default" w:ascii="Courier New" w:hAnsi="Courier New"/>
      </w:rPr>
    </w:lvl>
    <w:lvl w:ilvl="2" w:tplc="5254FA42">
      <w:start w:val="1"/>
      <w:numFmt w:val="bullet"/>
      <w:lvlText w:val=""/>
      <w:lvlJc w:val="left"/>
      <w:pPr>
        <w:ind w:left="2160" w:hanging="360"/>
      </w:pPr>
      <w:rPr>
        <w:rFonts w:hint="default" w:ascii="Wingdings" w:hAnsi="Wingdings"/>
      </w:rPr>
    </w:lvl>
    <w:lvl w:ilvl="3" w:tplc="57248B56">
      <w:start w:val="1"/>
      <w:numFmt w:val="bullet"/>
      <w:lvlText w:val=""/>
      <w:lvlJc w:val="left"/>
      <w:pPr>
        <w:ind w:left="2880" w:hanging="360"/>
      </w:pPr>
      <w:rPr>
        <w:rFonts w:hint="default" w:ascii="Symbol" w:hAnsi="Symbol"/>
      </w:rPr>
    </w:lvl>
    <w:lvl w:ilvl="4" w:tplc="0DE6962C">
      <w:start w:val="1"/>
      <w:numFmt w:val="bullet"/>
      <w:lvlText w:val="o"/>
      <w:lvlJc w:val="left"/>
      <w:pPr>
        <w:ind w:left="3600" w:hanging="360"/>
      </w:pPr>
      <w:rPr>
        <w:rFonts w:hint="default" w:ascii="Courier New" w:hAnsi="Courier New"/>
      </w:rPr>
    </w:lvl>
    <w:lvl w:ilvl="5" w:tplc="A1CED95A">
      <w:start w:val="1"/>
      <w:numFmt w:val="bullet"/>
      <w:lvlText w:val=""/>
      <w:lvlJc w:val="left"/>
      <w:pPr>
        <w:ind w:left="4320" w:hanging="360"/>
      </w:pPr>
      <w:rPr>
        <w:rFonts w:hint="default" w:ascii="Wingdings" w:hAnsi="Wingdings"/>
      </w:rPr>
    </w:lvl>
    <w:lvl w:ilvl="6" w:tplc="0EDECA5E">
      <w:start w:val="1"/>
      <w:numFmt w:val="bullet"/>
      <w:lvlText w:val=""/>
      <w:lvlJc w:val="left"/>
      <w:pPr>
        <w:ind w:left="5040" w:hanging="360"/>
      </w:pPr>
      <w:rPr>
        <w:rFonts w:hint="default" w:ascii="Symbol" w:hAnsi="Symbol"/>
      </w:rPr>
    </w:lvl>
    <w:lvl w:ilvl="7" w:tplc="31608850">
      <w:start w:val="1"/>
      <w:numFmt w:val="bullet"/>
      <w:lvlText w:val="o"/>
      <w:lvlJc w:val="left"/>
      <w:pPr>
        <w:ind w:left="5760" w:hanging="360"/>
      </w:pPr>
      <w:rPr>
        <w:rFonts w:hint="default" w:ascii="Courier New" w:hAnsi="Courier New"/>
      </w:rPr>
    </w:lvl>
    <w:lvl w:ilvl="8" w:tplc="03809008">
      <w:start w:val="1"/>
      <w:numFmt w:val="bullet"/>
      <w:lvlText w:val=""/>
      <w:lvlJc w:val="left"/>
      <w:pPr>
        <w:ind w:left="6480" w:hanging="360"/>
      </w:pPr>
      <w:rPr>
        <w:rFonts w:hint="default" w:ascii="Wingdings" w:hAnsi="Wingdings"/>
      </w:rPr>
    </w:lvl>
  </w:abstractNum>
  <w:abstractNum w:abstractNumId="12" w15:restartNumberingAfterBreak="0">
    <w:nsid w:val="31F77EE2"/>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3" w15:restartNumberingAfterBreak="0">
    <w:nsid w:val="32C573ED"/>
    <w:multiLevelType w:val="multilevel"/>
    <w:tmpl w:val="9D0C614C"/>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upperLetter"/>
      <w:lvlText w:val="%2."/>
      <w:lvlJc w:val="left"/>
      <w:pPr>
        <w:tabs>
          <w:tab w:val="num" w:pos="720"/>
        </w:tabs>
        <w:ind w:left="720" w:hanging="360"/>
      </w:pPr>
      <w:rPr>
        <w:rFonts w:hint="default"/>
        <w:b w:val="0"/>
        <w:i w:val="0"/>
        <w:color w:val="FFC000" w:themeColor="accent4"/>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4" w15:restartNumberingAfterBreak="0">
    <w:nsid w:val="38587774"/>
    <w:multiLevelType w:val="hybridMultilevel"/>
    <w:tmpl w:val="FFFFFFFF"/>
    <w:lvl w:ilvl="0" w:tplc="438EEC36">
      <w:start w:val="1"/>
      <w:numFmt w:val="decimal"/>
      <w:lvlText w:val="%1."/>
      <w:lvlJc w:val="left"/>
      <w:pPr>
        <w:ind w:left="720" w:hanging="360"/>
      </w:pPr>
    </w:lvl>
    <w:lvl w:ilvl="1" w:tplc="82C2AC3C">
      <w:start w:val="1"/>
      <w:numFmt w:val="lowerLetter"/>
      <w:lvlText w:val="%2."/>
      <w:lvlJc w:val="left"/>
      <w:pPr>
        <w:ind w:left="1440" w:hanging="360"/>
      </w:pPr>
    </w:lvl>
    <w:lvl w:ilvl="2" w:tplc="29262374">
      <w:start w:val="1"/>
      <w:numFmt w:val="lowerRoman"/>
      <w:lvlText w:val="%3."/>
      <w:lvlJc w:val="right"/>
      <w:pPr>
        <w:ind w:left="2160" w:hanging="180"/>
      </w:pPr>
    </w:lvl>
    <w:lvl w:ilvl="3" w:tplc="A322DDA2">
      <w:start w:val="1"/>
      <w:numFmt w:val="decimal"/>
      <w:lvlText w:val="%4."/>
      <w:lvlJc w:val="left"/>
      <w:pPr>
        <w:ind w:left="2880" w:hanging="360"/>
      </w:pPr>
    </w:lvl>
    <w:lvl w:ilvl="4" w:tplc="3A4A807A">
      <w:start w:val="1"/>
      <w:numFmt w:val="lowerLetter"/>
      <w:lvlText w:val="%5."/>
      <w:lvlJc w:val="left"/>
      <w:pPr>
        <w:ind w:left="3600" w:hanging="360"/>
      </w:pPr>
    </w:lvl>
    <w:lvl w:ilvl="5" w:tplc="6CBE4E06">
      <w:start w:val="1"/>
      <w:numFmt w:val="lowerRoman"/>
      <w:lvlText w:val="%6."/>
      <w:lvlJc w:val="right"/>
      <w:pPr>
        <w:ind w:left="4320" w:hanging="180"/>
      </w:pPr>
    </w:lvl>
    <w:lvl w:ilvl="6" w:tplc="AA866A98">
      <w:start w:val="1"/>
      <w:numFmt w:val="decimal"/>
      <w:lvlText w:val="%7."/>
      <w:lvlJc w:val="left"/>
      <w:pPr>
        <w:ind w:left="5040" w:hanging="360"/>
      </w:pPr>
    </w:lvl>
    <w:lvl w:ilvl="7" w:tplc="C736F822">
      <w:start w:val="1"/>
      <w:numFmt w:val="lowerLetter"/>
      <w:lvlText w:val="%8."/>
      <w:lvlJc w:val="left"/>
      <w:pPr>
        <w:ind w:left="5760" w:hanging="360"/>
      </w:pPr>
    </w:lvl>
    <w:lvl w:ilvl="8" w:tplc="D82EF0AE">
      <w:start w:val="1"/>
      <w:numFmt w:val="lowerRoman"/>
      <w:lvlText w:val="%9."/>
      <w:lvlJc w:val="right"/>
      <w:pPr>
        <w:ind w:left="6480" w:hanging="180"/>
      </w:pPr>
    </w:lvl>
  </w:abstractNum>
  <w:abstractNum w:abstractNumId="15" w15:restartNumberingAfterBreak="0">
    <w:nsid w:val="417B5D6C"/>
    <w:multiLevelType w:val="multilevel"/>
    <w:tmpl w:val="489C0222"/>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6" w15:restartNumberingAfterBreak="0">
    <w:nsid w:val="42CF73A5"/>
    <w:multiLevelType w:val="hybridMultilevel"/>
    <w:tmpl w:val="FFFFFFFF"/>
    <w:lvl w:ilvl="0" w:tplc="9154B73E">
      <w:start w:val="1"/>
      <w:numFmt w:val="decimal"/>
      <w:lvlText w:val="%1."/>
      <w:lvlJc w:val="left"/>
      <w:pPr>
        <w:ind w:left="720" w:hanging="360"/>
      </w:pPr>
    </w:lvl>
    <w:lvl w:ilvl="1" w:tplc="65307F1C">
      <w:start w:val="1"/>
      <w:numFmt w:val="lowerLetter"/>
      <w:lvlText w:val="%2."/>
      <w:lvlJc w:val="left"/>
      <w:pPr>
        <w:ind w:left="1440" w:hanging="360"/>
      </w:pPr>
    </w:lvl>
    <w:lvl w:ilvl="2" w:tplc="DA6AD016">
      <w:start w:val="1"/>
      <w:numFmt w:val="lowerRoman"/>
      <w:lvlText w:val="%3."/>
      <w:lvlJc w:val="right"/>
      <w:pPr>
        <w:ind w:left="2160" w:hanging="180"/>
      </w:pPr>
    </w:lvl>
    <w:lvl w:ilvl="3" w:tplc="7DB28A1A">
      <w:start w:val="1"/>
      <w:numFmt w:val="decimal"/>
      <w:lvlText w:val="%4."/>
      <w:lvlJc w:val="left"/>
      <w:pPr>
        <w:ind w:left="2880" w:hanging="360"/>
      </w:pPr>
    </w:lvl>
    <w:lvl w:ilvl="4" w:tplc="7CFE931E">
      <w:start w:val="1"/>
      <w:numFmt w:val="lowerLetter"/>
      <w:lvlText w:val="%5."/>
      <w:lvlJc w:val="left"/>
      <w:pPr>
        <w:ind w:left="3600" w:hanging="360"/>
      </w:pPr>
    </w:lvl>
    <w:lvl w:ilvl="5" w:tplc="5D169402">
      <w:start w:val="1"/>
      <w:numFmt w:val="lowerRoman"/>
      <w:lvlText w:val="%6."/>
      <w:lvlJc w:val="right"/>
      <w:pPr>
        <w:ind w:left="4320" w:hanging="180"/>
      </w:pPr>
    </w:lvl>
    <w:lvl w:ilvl="6" w:tplc="9022F4B6">
      <w:start w:val="1"/>
      <w:numFmt w:val="decimal"/>
      <w:lvlText w:val="%7."/>
      <w:lvlJc w:val="left"/>
      <w:pPr>
        <w:ind w:left="5040" w:hanging="360"/>
      </w:pPr>
    </w:lvl>
    <w:lvl w:ilvl="7" w:tplc="9F70F48C">
      <w:start w:val="1"/>
      <w:numFmt w:val="lowerLetter"/>
      <w:lvlText w:val="%8."/>
      <w:lvlJc w:val="left"/>
      <w:pPr>
        <w:ind w:left="5760" w:hanging="360"/>
      </w:pPr>
    </w:lvl>
    <w:lvl w:ilvl="8" w:tplc="2A627FE4">
      <w:start w:val="1"/>
      <w:numFmt w:val="lowerRoman"/>
      <w:lvlText w:val="%9."/>
      <w:lvlJc w:val="right"/>
      <w:pPr>
        <w:ind w:left="6480" w:hanging="180"/>
      </w:pPr>
    </w:lvl>
  </w:abstractNum>
  <w:abstractNum w:abstractNumId="17" w15:restartNumberingAfterBreak="0">
    <w:nsid w:val="43FAB6C0"/>
    <w:multiLevelType w:val="hybridMultilevel"/>
    <w:tmpl w:val="FFFFFFFF"/>
    <w:lvl w:ilvl="0" w:tplc="D70C889C">
      <w:start w:val="1"/>
      <w:numFmt w:val="decimal"/>
      <w:lvlText w:val="%1."/>
      <w:lvlJc w:val="left"/>
      <w:pPr>
        <w:ind w:left="720" w:hanging="360"/>
      </w:pPr>
    </w:lvl>
    <w:lvl w:ilvl="1" w:tplc="645C9AAA">
      <w:start w:val="1"/>
      <w:numFmt w:val="lowerLetter"/>
      <w:lvlText w:val="%2."/>
      <w:lvlJc w:val="left"/>
      <w:pPr>
        <w:ind w:left="1440" w:hanging="360"/>
      </w:pPr>
    </w:lvl>
    <w:lvl w:ilvl="2" w:tplc="0CE87654">
      <w:start w:val="1"/>
      <w:numFmt w:val="lowerRoman"/>
      <w:lvlText w:val="%3."/>
      <w:lvlJc w:val="right"/>
      <w:pPr>
        <w:ind w:left="2160" w:hanging="180"/>
      </w:pPr>
    </w:lvl>
    <w:lvl w:ilvl="3" w:tplc="D54C4246">
      <w:start w:val="1"/>
      <w:numFmt w:val="decimal"/>
      <w:lvlText w:val="%4."/>
      <w:lvlJc w:val="left"/>
      <w:pPr>
        <w:ind w:left="2880" w:hanging="360"/>
      </w:pPr>
    </w:lvl>
    <w:lvl w:ilvl="4" w:tplc="F1D89B14">
      <w:start w:val="1"/>
      <w:numFmt w:val="lowerLetter"/>
      <w:lvlText w:val="%5."/>
      <w:lvlJc w:val="left"/>
      <w:pPr>
        <w:ind w:left="3600" w:hanging="360"/>
      </w:pPr>
    </w:lvl>
    <w:lvl w:ilvl="5" w:tplc="F974A2BC">
      <w:start w:val="1"/>
      <w:numFmt w:val="lowerRoman"/>
      <w:lvlText w:val="%6."/>
      <w:lvlJc w:val="right"/>
      <w:pPr>
        <w:ind w:left="4320" w:hanging="180"/>
      </w:pPr>
    </w:lvl>
    <w:lvl w:ilvl="6" w:tplc="9CEA24BC">
      <w:start w:val="1"/>
      <w:numFmt w:val="decimal"/>
      <w:lvlText w:val="%7."/>
      <w:lvlJc w:val="left"/>
      <w:pPr>
        <w:ind w:left="5040" w:hanging="360"/>
      </w:pPr>
    </w:lvl>
    <w:lvl w:ilvl="7" w:tplc="A09E3E40">
      <w:start w:val="1"/>
      <w:numFmt w:val="lowerLetter"/>
      <w:lvlText w:val="%8."/>
      <w:lvlJc w:val="left"/>
      <w:pPr>
        <w:ind w:left="5760" w:hanging="360"/>
      </w:pPr>
    </w:lvl>
    <w:lvl w:ilvl="8" w:tplc="8DD828A6">
      <w:start w:val="1"/>
      <w:numFmt w:val="lowerRoman"/>
      <w:lvlText w:val="%9."/>
      <w:lvlJc w:val="right"/>
      <w:pPr>
        <w:ind w:left="6480" w:hanging="180"/>
      </w:pPr>
    </w:lvl>
  </w:abstractNum>
  <w:abstractNum w:abstractNumId="18" w15:restartNumberingAfterBreak="0">
    <w:nsid w:val="47681807"/>
    <w:multiLevelType w:val="hybridMultilevel"/>
    <w:tmpl w:val="489C0222"/>
    <w:lvl w:ilvl="0" w:tplc="FE3E55B8">
      <w:start w:val="1"/>
      <w:numFmt w:val="decimal"/>
      <w:lvlText w:val="%1."/>
      <w:lvlJc w:val="left"/>
      <w:pPr>
        <w:tabs>
          <w:tab w:val="num" w:pos="360"/>
        </w:tabs>
        <w:ind w:left="360" w:hanging="360"/>
      </w:pPr>
      <w:rPr>
        <w:color w:val="auto"/>
        <w:sz w:val="20"/>
        <w:szCs w:val="20"/>
      </w:rPr>
    </w:lvl>
    <w:lvl w:ilvl="1" w:tplc="F62C7E06">
      <w:start w:val="1"/>
      <w:numFmt w:val="upperLetter"/>
      <w:lvlText w:val="%2."/>
      <w:lvlJc w:val="left"/>
      <w:pPr>
        <w:tabs>
          <w:tab w:val="num" w:pos="720"/>
        </w:tabs>
        <w:ind w:left="720" w:hanging="360"/>
      </w:pPr>
      <w:rPr>
        <w:color w:val="FFD200"/>
      </w:rPr>
    </w:lvl>
    <w:lvl w:ilvl="2" w:tplc="40E4E3C2">
      <w:start w:val="1"/>
      <w:numFmt w:val="bullet"/>
      <w:lvlText w:val="►"/>
      <w:lvlJc w:val="left"/>
      <w:pPr>
        <w:tabs>
          <w:tab w:val="num" w:pos="1080"/>
        </w:tabs>
        <w:ind w:left="1080" w:hanging="360"/>
      </w:pPr>
      <w:rPr>
        <w:rFonts w:hint="default" w:ascii="Arial" w:hAnsi="Arial"/>
        <w:color w:val="FFD200"/>
        <w:sz w:val="20"/>
      </w:rPr>
    </w:lvl>
    <w:lvl w:ilvl="3" w:tplc="4A24A03A">
      <w:start w:val="1"/>
      <w:numFmt w:val="bullet"/>
      <w:lvlText w:val="–"/>
      <w:lvlJc w:val="left"/>
      <w:pPr>
        <w:tabs>
          <w:tab w:val="num" w:pos="1440"/>
        </w:tabs>
        <w:ind w:left="1440" w:hanging="360"/>
      </w:pPr>
      <w:rPr>
        <w:rFonts w:hint="default" w:ascii="Times New Roman" w:hAnsi="Times New Roman"/>
        <w:color w:val="FFD200"/>
      </w:rPr>
    </w:lvl>
    <w:lvl w:ilvl="4" w:tplc="46361262">
      <w:start w:val="1"/>
      <w:numFmt w:val="bullet"/>
      <w:lvlRestart w:val="0"/>
      <w:lvlText w:val="►"/>
      <w:lvlJc w:val="left"/>
      <w:pPr>
        <w:tabs>
          <w:tab w:val="num" w:pos="1800"/>
        </w:tabs>
        <w:ind w:left="1800" w:hanging="360"/>
      </w:pPr>
      <w:rPr>
        <w:rFonts w:hint="default" w:ascii="Arial" w:hAnsi="Arial"/>
        <w:color w:val="FFD200"/>
      </w:rPr>
    </w:lvl>
    <w:lvl w:ilvl="5" w:tplc="BB0AEDC4">
      <w:start w:val="1"/>
      <w:numFmt w:val="bullet"/>
      <w:lvlText w:val="–"/>
      <w:lvlJc w:val="left"/>
      <w:pPr>
        <w:tabs>
          <w:tab w:val="num" w:pos="2160"/>
        </w:tabs>
        <w:ind w:left="2160" w:hanging="360"/>
      </w:pPr>
      <w:rPr>
        <w:rFonts w:hint="default" w:ascii="Times New Roman" w:hAnsi="Times New Roman"/>
        <w:color w:val="FFD200"/>
      </w:rPr>
    </w:lvl>
    <w:lvl w:ilvl="6" w:tplc="13BA47A0">
      <w:start w:val="1"/>
      <w:numFmt w:val="bullet"/>
      <w:lvlText w:val=""/>
      <w:lvlJc w:val="left"/>
      <w:pPr>
        <w:tabs>
          <w:tab w:val="num" w:pos="2520"/>
        </w:tabs>
        <w:ind w:left="2520" w:hanging="360"/>
      </w:pPr>
      <w:rPr>
        <w:rFonts w:hint="default" w:ascii="Wingdings" w:hAnsi="Wingdings"/>
      </w:rPr>
    </w:lvl>
    <w:lvl w:ilvl="7" w:tplc="429CCEC0">
      <w:start w:val="1"/>
      <w:numFmt w:val="bullet"/>
      <w:lvlText w:val=""/>
      <w:lvlJc w:val="left"/>
      <w:pPr>
        <w:tabs>
          <w:tab w:val="num" w:pos="2880"/>
        </w:tabs>
        <w:ind w:left="2880" w:hanging="360"/>
      </w:pPr>
      <w:rPr>
        <w:rFonts w:hint="default" w:ascii="Symbol" w:hAnsi="Symbol"/>
      </w:rPr>
    </w:lvl>
    <w:lvl w:ilvl="8" w:tplc="3F201184">
      <w:start w:val="1"/>
      <w:numFmt w:val="bullet"/>
      <w:lvlText w:val=""/>
      <w:lvlJc w:val="left"/>
      <w:pPr>
        <w:tabs>
          <w:tab w:val="num" w:pos="3240"/>
        </w:tabs>
        <w:ind w:left="3240" w:hanging="360"/>
      </w:pPr>
      <w:rPr>
        <w:rFonts w:hint="default" w:ascii="Symbol" w:hAnsi="Symbol"/>
      </w:rPr>
    </w:lvl>
  </w:abstractNum>
  <w:abstractNum w:abstractNumId="19" w15:restartNumberingAfterBreak="0">
    <w:nsid w:val="4AFA9B67"/>
    <w:multiLevelType w:val="hybridMultilevel"/>
    <w:tmpl w:val="FFFFFFFF"/>
    <w:lvl w:ilvl="0" w:tplc="7C0C46EA">
      <w:start w:val="1"/>
      <w:numFmt w:val="decimal"/>
      <w:lvlText w:val="%1."/>
      <w:lvlJc w:val="left"/>
      <w:pPr>
        <w:ind w:left="720" w:hanging="360"/>
      </w:pPr>
    </w:lvl>
    <w:lvl w:ilvl="1" w:tplc="FDD43F02">
      <w:start w:val="1"/>
      <w:numFmt w:val="lowerLetter"/>
      <w:lvlText w:val="%2."/>
      <w:lvlJc w:val="left"/>
      <w:pPr>
        <w:ind w:left="1440" w:hanging="360"/>
      </w:pPr>
    </w:lvl>
    <w:lvl w:ilvl="2" w:tplc="A93E2824">
      <w:start w:val="1"/>
      <w:numFmt w:val="lowerRoman"/>
      <w:lvlText w:val="%3."/>
      <w:lvlJc w:val="right"/>
      <w:pPr>
        <w:ind w:left="2160" w:hanging="180"/>
      </w:pPr>
    </w:lvl>
    <w:lvl w:ilvl="3" w:tplc="701EA8BC">
      <w:start w:val="1"/>
      <w:numFmt w:val="decimal"/>
      <w:lvlText w:val="%4."/>
      <w:lvlJc w:val="left"/>
      <w:pPr>
        <w:ind w:left="2880" w:hanging="360"/>
      </w:pPr>
    </w:lvl>
    <w:lvl w:ilvl="4" w:tplc="A2F4E0E2">
      <w:start w:val="1"/>
      <w:numFmt w:val="lowerLetter"/>
      <w:lvlText w:val="%5."/>
      <w:lvlJc w:val="left"/>
      <w:pPr>
        <w:ind w:left="3600" w:hanging="360"/>
      </w:pPr>
    </w:lvl>
    <w:lvl w:ilvl="5" w:tplc="F5D48DE4">
      <w:start w:val="1"/>
      <w:numFmt w:val="lowerRoman"/>
      <w:lvlText w:val="%6."/>
      <w:lvlJc w:val="right"/>
      <w:pPr>
        <w:ind w:left="4320" w:hanging="180"/>
      </w:pPr>
    </w:lvl>
    <w:lvl w:ilvl="6" w:tplc="030058D4">
      <w:start w:val="1"/>
      <w:numFmt w:val="decimal"/>
      <w:lvlText w:val="%7."/>
      <w:lvlJc w:val="left"/>
      <w:pPr>
        <w:ind w:left="5040" w:hanging="360"/>
      </w:pPr>
    </w:lvl>
    <w:lvl w:ilvl="7" w:tplc="4E4080D8">
      <w:start w:val="1"/>
      <w:numFmt w:val="lowerLetter"/>
      <w:lvlText w:val="%8."/>
      <w:lvlJc w:val="left"/>
      <w:pPr>
        <w:ind w:left="5760" w:hanging="360"/>
      </w:pPr>
    </w:lvl>
    <w:lvl w:ilvl="8" w:tplc="79C61376">
      <w:start w:val="1"/>
      <w:numFmt w:val="lowerRoman"/>
      <w:lvlText w:val="%9."/>
      <w:lvlJc w:val="right"/>
      <w:pPr>
        <w:ind w:left="6480" w:hanging="180"/>
      </w:pPr>
    </w:lvl>
  </w:abstractNum>
  <w:abstractNum w:abstractNumId="20" w15:restartNumberingAfterBreak="0">
    <w:nsid w:val="50AB7F61"/>
    <w:multiLevelType w:val="multilevel"/>
    <w:tmpl w:val="96B062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BE53B23"/>
    <w:multiLevelType w:val="multilevel"/>
    <w:tmpl w:val="F128500A"/>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lowerLetter"/>
      <w:lvlText w:val="%2."/>
      <w:lvlJc w:val="left"/>
      <w:pPr>
        <w:tabs>
          <w:tab w:val="num" w:pos="720"/>
        </w:tabs>
        <w:ind w:left="720" w:hanging="360"/>
      </w:pPr>
      <w:rPr>
        <w:rFonts w:hint="default"/>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2" w15:restartNumberingAfterBreak="0">
    <w:nsid w:val="5E931F0B"/>
    <w:multiLevelType w:val="hybridMultilevel"/>
    <w:tmpl w:val="FFFFFFFF"/>
    <w:lvl w:ilvl="0" w:tplc="B98A85A4">
      <w:start w:val="1"/>
      <w:numFmt w:val="decimal"/>
      <w:lvlText w:val="%1."/>
      <w:lvlJc w:val="left"/>
      <w:pPr>
        <w:ind w:left="720" w:hanging="360"/>
      </w:pPr>
    </w:lvl>
    <w:lvl w:ilvl="1" w:tplc="8348EB8A">
      <w:start w:val="1"/>
      <w:numFmt w:val="lowerLetter"/>
      <w:lvlText w:val="%2."/>
      <w:lvlJc w:val="left"/>
      <w:pPr>
        <w:ind w:left="1440" w:hanging="360"/>
      </w:pPr>
    </w:lvl>
    <w:lvl w:ilvl="2" w:tplc="C8C242CA">
      <w:start w:val="1"/>
      <w:numFmt w:val="lowerRoman"/>
      <w:lvlText w:val="%3."/>
      <w:lvlJc w:val="right"/>
      <w:pPr>
        <w:ind w:left="2160" w:hanging="180"/>
      </w:pPr>
    </w:lvl>
    <w:lvl w:ilvl="3" w:tplc="BAC2466C">
      <w:start w:val="1"/>
      <w:numFmt w:val="decimal"/>
      <w:lvlText w:val="%4."/>
      <w:lvlJc w:val="left"/>
      <w:pPr>
        <w:ind w:left="2880" w:hanging="360"/>
      </w:pPr>
    </w:lvl>
    <w:lvl w:ilvl="4" w:tplc="F2E498B0">
      <w:start w:val="1"/>
      <w:numFmt w:val="lowerLetter"/>
      <w:lvlText w:val="%5."/>
      <w:lvlJc w:val="left"/>
      <w:pPr>
        <w:ind w:left="3600" w:hanging="360"/>
      </w:pPr>
    </w:lvl>
    <w:lvl w:ilvl="5" w:tplc="166C9576">
      <w:start w:val="1"/>
      <w:numFmt w:val="lowerRoman"/>
      <w:lvlText w:val="%6."/>
      <w:lvlJc w:val="right"/>
      <w:pPr>
        <w:ind w:left="4320" w:hanging="180"/>
      </w:pPr>
    </w:lvl>
    <w:lvl w:ilvl="6" w:tplc="5D505EE6">
      <w:start w:val="1"/>
      <w:numFmt w:val="decimal"/>
      <w:lvlText w:val="%7."/>
      <w:lvlJc w:val="left"/>
      <w:pPr>
        <w:ind w:left="5040" w:hanging="360"/>
      </w:pPr>
    </w:lvl>
    <w:lvl w:ilvl="7" w:tplc="FB164860">
      <w:start w:val="1"/>
      <w:numFmt w:val="lowerLetter"/>
      <w:lvlText w:val="%8."/>
      <w:lvlJc w:val="left"/>
      <w:pPr>
        <w:ind w:left="5760" w:hanging="360"/>
      </w:pPr>
    </w:lvl>
    <w:lvl w:ilvl="8" w:tplc="EFDEC19A">
      <w:start w:val="1"/>
      <w:numFmt w:val="lowerRoman"/>
      <w:lvlText w:val="%9."/>
      <w:lvlJc w:val="right"/>
      <w:pPr>
        <w:ind w:left="6480" w:hanging="180"/>
      </w:pPr>
    </w:lvl>
  </w:abstractNum>
  <w:abstractNum w:abstractNumId="23" w15:restartNumberingAfterBreak="0">
    <w:nsid w:val="633E0AE4"/>
    <w:multiLevelType w:val="hybridMultilevel"/>
    <w:tmpl w:val="FFFFFFFF"/>
    <w:lvl w:ilvl="0" w:tplc="7A8812CE">
      <w:start w:val="1"/>
      <w:numFmt w:val="decimal"/>
      <w:lvlText w:val="%1."/>
      <w:lvlJc w:val="left"/>
      <w:pPr>
        <w:ind w:left="720" w:hanging="360"/>
      </w:pPr>
    </w:lvl>
    <w:lvl w:ilvl="1" w:tplc="C2F4A928">
      <w:start w:val="1"/>
      <w:numFmt w:val="lowerLetter"/>
      <w:lvlText w:val="%2."/>
      <w:lvlJc w:val="left"/>
      <w:pPr>
        <w:ind w:left="1440" w:hanging="360"/>
      </w:pPr>
    </w:lvl>
    <w:lvl w:ilvl="2" w:tplc="10969480">
      <w:start w:val="1"/>
      <w:numFmt w:val="lowerRoman"/>
      <w:lvlText w:val="%3."/>
      <w:lvlJc w:val="right"/>
      <w:pPr>
        <w:ind w:left="2160" w:hanging="180"/>
      </w:pPr>
    </w:lvl>
    <w:lvl w:ilvl="3" w:tplc="7806003E">
      <w:start w:val="1"/>
      <w:numFmt w:val="decimal"/>
      <w:lvlText w:val="%4."/>
      <w:lvlJc w:val="left"/>
      <w:pPr>
        <w:ind w:left="2880" w:hanging="360"/>
      </w:pPr>
    </w:lvl>
    <w:lvl w:ilvl="4" w:tplc="85467060">
      <w:start w:val="1"/>
      <w:numFmt w:val="lowerLetter"/>
      <w:lvlText w:val="%5."/>
      <w:lvlJc w:val="left"/>
      <w:pPr>
        <w:ind w:left="3600" w:hanging="360"/>
      </w:pPr>
    </w:lvl>
    <w:lvl w:ilvl="5" w:tplc="769801F2">
      <w:start w:val="1"/>
      <w:numFmt w:val="lowerRoman"/>
      <w:lvlText w:val="%6."/>
      <w:lvlJc w:val="right"/>
      <w:pPr>
        <w:ind w:left="4320" w:hanging="180"/>
      </w:pPr>
    </w:lvl>
    <w:lvl w:ilvl="6" w:tplc="13085EBA">
      <w:start w:val="1"/>
      <w:numFmt w:val="decimal"/>
      <w:lvlText w:val="%7."/>
      <w:lvlJc w:val="left"/>
      <w:pPr>
        <w:ind w:left="5040" w:hanging="360"/>
      </w:pPr>
    </w:lvl>
    <w:lvl w:ilvl="7" w:tplc="8D0A3F74">
      <w:start w:val="1"/>
      <w:numFmt w:val="lowerLetter"/>
      <w:lvlText w:val="%8."/>
      <w:lvlJc w:val="left"/>
      <w:pPr>
        <w:ind w:left="5760" w:hanging="360"/>
      </w:pPr>
    </w:lvl>
    <w:lvl w:ilvl="8" w:tplc="A1142C66">
      <w:start w:val="1"/>
      <w:numFmt w:val="lowerRoman"/>
      <w:lvlText w:val="%9."/>
      <w:lvlJc w:val="right"/>
      <w:pPr>
        <w:ind w:left="6480" w:hanging="180"/>
      </w:pPr>
    </w:lvl>
  </w:abstractNum>
  <w:abstractNum w:abstractNumId="24" w15:restartNumberingAfterBreak="0">
    <w:nsid w:val="645F7999"/>
    <w:multiLevelType w:val="hybridMultilevel"/>
    <w:tmpl w:val="FFFFFFFF"/>
    <w:lvl w:ilvl="0" w:tplc="E4A8A780">
      <w:start w:val="1"/>
      <w:numFmt w:val="decimal"/>
      <w:lvlText w:val="%1."/>
      <w:lvlJc w:val="left"/>
      <w:pPr>
        <w:ind w:left="720" w:hanging="360"/>
      </w:pPr>
    </w:lvl>
    <w:lvl w:ilvl="1" w:tplc="7DF803E2">
      <w:start w:val="1"/>
      <w:numFmt w:val="lowerLetter"/>
      <w:lvlText w:val="%2."/>
      <w:lvlJc w:val="left"/>
      <w:pPr>
        <w:ind w:left="1440" w:hanging="360"/>
      </w:pPr>
    </w:lvl>
    <w:lvl w:ilvl="2" w:tplc="5D96C0C0">
      <w:start w:val="1"/>
      <w:numFmt w:val="lowerRoman"/>
      <w:lvlText w:val="%3."/>
      <w:lvlJc w:val="right"/>
      <w:pPr>
        <w:ind w:left="2160" w:hanging="180"/>
      </w:pPr>
    </w:lvl>
    <w:lvl w:ilvl="3" w:tplc="20FCE18C">
      <w:start w:val="1"/>
      <w:numFmt w:val="decimal"/>
      <w:lvlText w:val="%4."/>
      <w:lvlJc w:val="left"/>
      <w:pPr>
        <w:ind w:left="2880" w:hanging="360"/>
      </w:pPr>
    </w:lvl>
    <w:lvl w:ilvl="4" w:tplc="698CB5AE">
      <w:start w:val="1"/>
      <w:numFmt w:val="lowerLetter"/>
      <w:lvlText w:val="%5."/>
      <w:lvlJc w:val="left"/>
      <w:pPr>
        <w:ind w:left="3600" w:hanging="360"/>
      </w:pPr>
    </w:lvl>
    <w:lvl w:ilvl="5" w:tplc="6F2A1D34">
      <w:start w:val="1"/>
      <w:numFmt w:val="lowerRoman"/>
      <w:lvlText w:val="%6."/>
      <w:lvlJc w:val="right"/>
      <w:pPr>
        <w:ind w:left="4320" w:hanging="180"/>
      </w:pPr>
    </w:lvl>
    <w:lvl w:ilvl="6" w:tplc="9B4C4BEA">
      <w:start w:val="1"/>
      <w:numFmt w:val="decimal"/>
      <w:lvlText w:val="%7."/>
      <w:lvlJc w:val="left"/>
      <w:pPr>
        <w:ind w:left="5040" w:hanging="360"/>
      </w:pPr>
    </w:lvl>
    <w:lvl w:ilvl="7" w:tplc="E05EF0D2">
      <w:start w:val="1"/>
      <w:numFmt w:val="lowerLetter"/>
      <w:lvlText w:val="%8."/>
      <w:lvlJc w:val="left"/>
      <w:pPr>
        <w:ind w:left="5760" w:hanging="360"/>
      </w:pPr>
    </w:lvl>
    <w:lvl w:ilvl="8" w:tplc="3FECCBD8">
      <w:start w:val="1"/>
      <w:numFmt w:val="lowerRoman"/>
      <w:lvlText w:val="%9."/>
      <w:lvlJc w:val="right"/>
      <w:pPr>
        <w:ind w:left="6480" w:hanging="180"/>
      </w:pPr>
    </w:lvl>
  </w:abstractNum>
  <w:abstractNum w:abstractNumId="25" w15:restartNumberingAfterBreak="0">
    <w:nsid w:val="647D3A66"/>
    <w:multiLevelType w:val="hybridMultilevel"/>
    <w:tmpl w:val="FFFFFFFF"/>
    <w:lvl w:ilvl="0" w:tplc="DC46264A">
      <w:start w:val="1"/>
      <w:numFmt w:val="decimal"/>
      <w:lvlText w:val="%1."/>
      <w:lvlJc w:val="left"/>
      <w:pPr>
        <w:ind w:left="720" w:hanging="360"/>
      </w:pPr>
    </w:lvl>
    <w:lvl w:ilvl="1" w:tplc="4C14F32E">
      <w:start w:val="1"/>
      <w:numFmt w:val="lowerLetter"/>
      <w:lvlText w:val="%2."/>
      <w:lvlJc w:val="left"/>
      <w:pPr>
        <w:ind w:left="1440" w:hanging="360"/>
      </w:pPr>
    </w:lvl>
    <w:lvl w:ilvl="2" w:tplc="BDAE6A40">
      <w:start w:val="1"/>
      <w:numFmt w:val="lowerRoman"/>
      <w:lvlText w:val="%3."/>
      <w:lvlJc w:val="right"/>
      <w:pPr>
        <w:ind w:left="2160" w:hanging="180"/>
      </w:pPr>
    </w:lvl>
    <w:lvl w:ilvl="3" w:tplc="AA586830">
      <w:start w:val="1"/>
      <w:numFmt w:val="decimal"/>
      <w:lvlText w:val="%4."/>
      <w:lvlJc w:val="left"/>
      <w:pPr>
        <w:ind w:left="2880" w:hanging="360"/>
      </w:pPr>
    </w:lvl>
    <w:lvl w:ilvl="4" w:tplc="72E432D0">
      <w:start w:val="1"/>
      <w:numFmt w:val="lowerLetter"/>
      <w:lvlText w:val="%5."/>
      <w:lvlJc w:val="left"/>
      <w:pPr>
        <w:ind w:left="3600" w:hanging="360"/>
      </w:pPr>
    </w:lvl>
    <w:lvl w:ilvl="5" w:tplc="B954637E">
      <w:start w:val="1"/>
      <w:numFmt w:val="lowerRoman"/>
      <w:lvlText w:val="%6."/>
      <w:lvlJc w:val="right"/>
      <w:pPr>
        <w:ind w:left="4320" w:hanging="180"/>
      </w:pPr>
    </w:lvl>
    <w:lvl w:ilvl="6" w:tplc="4F945AFC">
      <w:start w:val="1"/>
      <w:numFmt w:val="decimal"/>
      <w:lvlText w:val="%7."/>
      <w:lvlJc w:val="left"/>
      <w:pPr>
        <w:ind w:left="5040" w:hanging="360"/>
      </w:pPr>
    </w:lvl>
    <w:lvl w:ilvl="7" w:tplc="F94C8E46">
      <w:start w:val="1"/>
      <w:numFmt w:val="lowerLetter"/>
      <w:lvlText w:val="%8."/>
      <w:lvlJc w:val="left"/>
      <w:pPr>
        <w:ind w:left="5760" w:hanging="360"/>
      </w:pPr>
    </w:lvl>
    <w:lvl w:ilvl="8" w:tplc="B8D2FDEA">
      <w:start w:val="1"/>
      <w:numFmt w:val="lowerRoman"/>
      <w:lvlText w:val="%9."/>
      <w:lvlJc w:val="right"/>
      <w:pPr>
        <w:ind w:left="6480" w:hanging="180"/>
      </w:pPr>
    </w:lvl>
  </w:abstractNum>
  <w:abstractNum w:abstractNumId="26" w15:restartNumberingAfterBreak="0">
    <w:nsid w:val="6DE4112B"/>
    <w:multiLevelType w:val="hybridMultilevel"/>
    <w:tmpl w:val="BCC42D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3BA62C2"/>
    <w:multiLevelType w:val="hybridMultilevel"/>
    <w:tmpl w:val="FFFFFFFF"/>
    <w:lvl w:ilvl="0" w:tplc="AFEA1E72">
      <w:start w:val="1"/>
      <w:numFmt w:val="decimal"/>
      <w:lvlText w:val="%1."/>
      <w:lvlJc w:val="left"/>
      <w:pPr>
        <w:ind w:left="720" w:hanging="360"/>
      </w:pPr>
    </w:lvl>
    <w:lvl w:ilvl="1" w:tplc="51F80E8A">
      <w:start w:val="1"/>
      <w:numFmt w:val="lowerLetter"/>
      <w:lvlText w:val="%2."/>
      <w:lvlJc w:val="left"/>
      <w:pPr>
        <w:ind w:left="1440" w:hanging="360"/>
      </w:pPr>
    </w:lvl>
    <w:lvl w:ilvl="2" w:tplc="0C22F60A">
      <w:start w:val="1"/>
      <w:numFmt w:val="lowerRoman"/>
      <w:lvlText w:val="%3."/>
      <w:lvlJc w:val="right"/>
      <w:pPr>
        <w:ind w:left="2160" w:hanging="180"/>
      </w:pPr>
    </w:lvl>
    <w:lvl w:ilvl="3" w:tplc="761804B2">
      <w:start w:val="1"/>
      <w:numFmt w:val="decimal"/>
      <w:lvlText w:val="%4."/>
      <w:lvlJc w:val="left"/>
      <w:pPr>
        <w:ind w:left="2880" w:hanging="360"/>
      </w:pPr>
    </w:lvl>
    <w:lvl w:ilvl="4" w:tplc="8EC46D1A">
      <w:start w:val="1"/>
      <w:numFmt w:val="lowerLetter"/>
      <w:lvlText w:val="%5."/>
      <w:lvlJc w:val="left"/>
      <w:pPr>
        <w:ind w:left="3600" w:hanging="360"/>
      </w:pPr>
    </w:lvl>
    <w:lvl w:ilvl="5" w:tplc="1A1027BA">
      <w:start w:val="1"/>
      <w:numFmt w:val="lowerRoman"/>
      <w:lvlText w:val="%6."/>
      <w:lvlJc w:val="right"/>
      <w:pPr>
        <w:ind w:left="4320" w:hanging="180"/>
      </w:pPr>
    </w:lvl>
    <w:lvl w:ilvl="6" w:tplc="897862FE">
      <w:start w:val="1"/>
      <w:numFmt w:val="decimal"/>
      <w:lvlText w:val="%7."/>
      <w:lvlJc w:val="left"/>
      <w:pPr>
        <w:ind w:left="5040" w:hanging="360"/>
      </w:pPr>
    </w:lvl>
    <w:lvl w:ilvl="7" w:tplc="0E94AFAC">
      <w:start w:val="1"/>
      <w:numFmt w:val="lowerLetter"/>
      <w:lvlText w:val="%8."/>
      <w:lvlJc w:val="left"/>
      <w:pPr>
        <w:ind w:left="5760" w:hanging="360"/>
      </w:pPr>
    </w:lvl>
    <w:lvl w:ilvl="8" w:tplc="D206F166">
      <w:start w:val="1"/>
      <w:numFmt w:val="lowerRoman"/>
      <w:lvlText w:val="%9."/>
      <w:lvlJc w:val="right"/>
      <w:pPr>
        <w:ind w:left="6480" w:hanging="180"/>
      </w:pPr>
    </w:lvl>
  </w:abstractNum>
  <w:abstractNum w:abstractNumId="28" w15:restartNumberingAfterBreak="0">
    <w:nsid w:val="75731A45"/>
    <w:multiLevelType w:val="hybridMultilevel"/>
    <w:tmpl w:val="FFFFFFFF"/>
    <w:lvl w:ilvl="0" w:tplc="70E47F50">
      <w:start w:val="1"/>
      <w:numFmt w:val="decimal"/>
      <w:lvlText w:val="%1."/>
      <w:lvlJc w:val="left"/>
      <w:pPr>
        <w:ind w:left="720" w:hanging="360"/>
      </w:pPr>
    </w:lvl>
    <w:lvl w:ilvl="1" w:tplc="C86C7CEE">
      <w:start w:val="1"/>
      <w:numFmt w:val="lowerLetter"/>
      <w:lvlText w:val="%2."/>
      <w:lvlJc w:val="left"/>
      <w:pPr>
        <w:ind w:left="1440" w:hanging="360"/>
      </w:pPr>
    </w:lvl>
    <w:lvl w:ilvl="2" w:tplc="3CCE02BE">
      <w:start w:val="1"/>
      <w:numFmt w:val="lowerRoman"/>
      <w:lvlText w:val="%3."/>
      <w:lvlJc w:val="right"/>
      <w:pPr>
        <w:ind w:left="2160" w:hanging="180"/>
      </w:pPr>
    </w:lvl>
    <w:lvl w:ilvl="3" w:tplc="91BE9AD4">
      <w:start w:val="1"/>
      <w:numFmt w:val="decimal"/>
      <w:lvlText w:val="%4."/>
      <w:lvlJc w:val="left"/>
      <w:pPr>
        <w:ind w:left="2880" w:hanging="360"/>
      </w:pPr>
    </w:lvl>
    <w:lvl w:ilvl="4" w:tplc="3072E60E">
      <w:start w:val="1"/>
      <w:numFmt w:val="lowerLetter"/>
      <w:lvlText w:val="%5."/>
      <w:lvlJc w:val="left"/>
      <w:pPr>
        <w:ind w:left="3600" w:hanging="360"/>
      </w:pPr>
    </w:lvl>
    <w:lvl w:ilvl="5" w:tplc="659A3E24">
      <w:start w:val="1"/>
      <w:numFmt w:val="lowerRoman"/>
      <w:lvlText w:val="%6."/>
      <w:lvlJc w:val="right"/>
      <w:pPr>
        <w:ind w:left="4320" w:hanging="180"/>
      </w:pPr>
    </w:lvl>
    <w:lvl w:ilvl="6" w:tplc="6DDC16D0">
      <w:start w:val="1"/>
      <w:numFmt w:val="decimal"/>
      <w:lvlText w:val="%7."/>
      <w:lvlJc w:val="left"/>
      <w:pPr>
        <w:ind w:left="5040" w:hanging="360"/>
      </w:pPr>
    </w:lvl>
    <w:lvl w:ilvl="7" w:tplc="9CF290F6">
      <w:start w:val="1"/>
      <w:numFmt w:val="lowerLetter"/>
      <w:lvlText w:val="%8."/>
      <w:lvlJc w:val="left"/>
      <w:pPr>
        <w:ind w:left="5760" w:hanging="360"/>
      </w:pPr>
    </w:lvl>
    <w:lvl w:ilvl="8" w:tplc="A692D4A2">
      <w:start w:val="1"/>
      <w:numFmt w:val="lowerRoman"/>
      <w:lvlText w:val="%9."/>
      <w:lvlJc w:val="right"/>
      <w:pPr>
        <w:ind w:left="6480" w:hanging="180"/>
      </w:pPr>
    </w:lvl>
  </w:abstractNum>
  <w:abstractNum w:abstractNumId="29" w15:restartNumberingAfterBreak="0">
    <w:nsid w:val="79FB4775"/>
    <w:multiLevelType w:val="hybridMultilevel"/>
    <w:tmpl w:val="FFFFFFFF"/>
    <w:lvl w:ilvl="0" w:tplc="A19C5894">
      <w:start w:val="1"/>
      <w:numFmt w:val="decimal"/>
      <w:lvlText w:val="%1."/>
      <w:lvlJc w:val="left"/>
      <w:pPr>
        <w:ind w:left="720" w:hanging="360"/>
      </w:pPr>
    </w:lvl>
    <w:lvl w:ilvl="1" w:tplc="7D383EA8">
      <w:start w:val="1"/>
      <w:numFmt w:val="lowerLetter"/>
      <w:lvlText w:val="%2."/>
      <w:lvlJc w:val="left"/>
      <w:pPr>
        <w:ind w:left="1440" w:hanging="360"/>
      </w:pPr>
    </w:lvl>
    <w:lvl w:ilvl="2" w:tplc="066EEA70">
      <w:start w:val="1"/>
      <w:numFmt w:val="lowerRoman"/>
      <w:lvlText w:val="%3."/>
      <w:lvlJc w:val="right"/>
      <w:pPr>
        <w:ind w:left="2160" w:hanging="180"/>
      </w:pPr>
    </w:lvl>
    <w:lvl w:ilvl="3" w:tplc="4F306586">
      <w:start w:val="1"/>
      <w:numFmt w:val="decimal"/>
      <w:lvlText w:val="%4."/>
      <w:lvlJc w:val="left"/>
      <w:pPr>
        <w:ind w:left="2880" w:hanging="360"/>
      </w:pPr>
    </w:lvl>
    <w:lvl w:ilvl="4" w:tplc="244C01F8">
      <w:start w:val="1"/>
      <w:numFmt w:val="lowerLetter"/>
      <w:lvlText w:val="%5."/>
      <w:lvlJc w:val="left"/>
      <w:pPr>
        <w:ind w:left="3600" w:hanging="360"/>
      </w:pPr>
    </w:lvl>
    <w:lvl w:ilvl="5" w:tplc="FCEA4B8C">
      <w:start w:val="1"/>
      <w:numFmt w:val="lowerRoman"/>
      <w:lvlText w:val="%6."/>
      <w:lvlJc w:val="right"/>
      <w:pPr>
        <w:ind w:left="4320" w:hanging="180"/>
      </w:pPr>
    </w:lvl>
    <w:lvl w:ilvl="6" w:tplc="9AFAD834">
      <w:start w:val="1"/>
      <w:numFmt w:val="decimal"/>
      <w:lvlText w:val="%7."/>
      <w:lvlJc w:val="left"/>
      <w:pPr>
        <w:ind w:left="5040" w:hanging="360"/>
      </w:pPr>
    </w:lvl>
    <w:lvl w:ilvl="7" w:tplc="D86C4464">
      <w:start w:val="1"/>
      <w:numFmt w:val="lowerLetter"/>
      <w:lvlText w:val="%8."/>
      <w:lvlJc w:val="left"/>
      <w:pPr>
        <w:ind w:left="5760" w:hanging="360"/>
      </w:pPr>
    </w:lvl>
    <w:lvl w:ilvl="8" w:tplc="4740B1BC">
      <w:start w:val="1"/>
      <w:numFmt w:val="lowerRoman"/>
      <w:lvlText w:val="%9."/>
      <w:lvlJc w:val="right"/>
      <w:pPr>
        <w:ind w:left="6480" w:hanging="180"/>
      </w:pPr>
    </w:lvl>
  </w:abstractNum>
  <w:num w:numId="1" w16cid:durableId="556741130">
    <w:abstractNumId w:val="11"/>
  </w:num>
  <w:num w:numId="2" w16cid:durableId="1669206984">
    <w:abstractNumId w:val="24"/>
  </w:num>
  <w:num w:numId="3" w16cid:durableId="1633440253">
    <w:abstractNumId w:val="27"/>
  </w:num>
  <w:num w:numId="4" w16cid:durableId="1825244511">
    <w:abstractNumId w:val="5"/>
  </w:num>
  <w:num w:numId="5" w16cid:durableId="988705016">
    <w:abstractNumId w:val="22"/>
  </w:num>
  <w:num w:numId="6" w16cid:durableId="1724401001">
    <w:abstractNumId w:val="25"/>
  </w:num>
  <w:num w:numId="7" w16cid:durableId="1018658143">
    <w:abstractNumId w:val="28"/>
  </w:num>
  <w:num w:numId="8" w16cid:durableId="1118109963">
    <w:abstractNumId w:val="23"/>
  </w:num>
  <w:num w:numId="9" w16cid:durableId="457728345">
    <w:abstractNumId w:val="19"/>
  </w:num>
  <w:num w:numId="10" w16cid:durableId="1782141465">
    <w:abstractNumId w:val="14"/>
  </w:num>
  <w:num w:numId="11" w16cid:durableId="981036018">
    <w:abstractNumId w:val="17"/>
  </w:num>
  <w:num w:numId="12" w16cid:durableId="1645086984">
    <w:abstractNumId w:val="7"/>
  </w:num>
  <w:num w:numId="13" w16cid:durableId="742028811">
    <w:abstractNumId w:val="2"/>
  </w:num>
  <w:num w:numId="14" w16cid:durableId="272593184">
    <w:abstractNumId w:val="29"/>
  </w:num>
  <w:num w:numId="15" w16cid:durableId="2089115696">
    <w:abstractNumId w:val="0"/>
  </w:num>
  <w:num w:numId="16" w16cid:durableId="208759945">
    <w:abstractNumId w:val="16"/>
  </w:num>
  <w:num w:numId="17" w16cid:durableId="1085225461">
    <w:abstractNumId w:val="3"/>
  </w:num>
  <w:num w:numId="18" w16cid:durableId="1560629082">
    <w:abstractNumId w:val="9"/>
  </w:num>
  <w:num w:numId="19" w16cid:durableId="505826001">
    <w:abstractNumId w:val="26"/>
  </w:num>
  <w:num w:numId="20" w16cid:durableId="131407398">
    <w:abstractNumId w:val="1"/>
  </w:num>
  <w:num w:numId="21" w16cid:durableId="1568875390">
    <w:abstractNumId w:val="18"/>
  </w:num>
  <w:num w:numId="22" w16cid:durableId="583145615">
    <w:abstractNumId w:val="8"/>
  </w:num>
  <w:num w:numId="23" w16cid:durableId="1703507387">
    <w:abstractNumId w:val="10"/>
  </w:num>
  <w:num w:numId="24" w16cid:durableId="1160656257">
    <w:abstractNumId w:val="4"/>
  </w:num>
  <w:num w:numId="25" w16cid:durableId="582109888">
    <w:abstractNumId w:val="21"/>
  </w:num>
  <w:num w:numId="26" w16cid:durableId="1756659285">
    <w:abstractNumId w:val="6"/>
  </w:num>
  <w:num w:numId="27" w16cid:durableId="1807622694">
    <w:abstractNumId w:val="12"/>
  </w:num>
  <w:num w:numId="28" w16cid:durableId="1149446948">
    <w:abstractNumId w:val="15"/>
  </w:num>
  <w:num w:numId="29" w16cid:durableId="901407169">
    <w:abstractNumId w:val="13"/>
  </w:num>
  <w:num w:numId="30" w16cid:durableId="75590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0BB"/>
    <w:rsid w:val="000033DA"/>
    <w:rsid w:val="00003788"/>
    <w:rsid w:val="000125A5"/>
    <w:rsid w:val="00021F70"/>
    <w:rsid w:val="000274C1"/>
    <w:rsid w:val="00031CE2"/>
    <w:rsid w:val="00045FD2"/>
    <w:rsid w:val="00050290"/>
    <w:rsid w:val="0005664C"/>
    <w:rsid w:val="000614D4"/>
    <w:rsid w:val="00061510"/>
    <w:rsid w:val="00062CD2"/>
    <w:rsid w:val="00065F01"/>
    <w:rsid w:val="00070409"/>
    <w:rsid w:val="00086122"/>
    <w:rsid w:val="000B2998"/>
    <w:rsid w:val="000B388B"/>
    <w:rsid w:val="000B61E4"/>
    <w:rsid w:val="000C11D7"/>
    <w:rsid w:val="000E5CEE"/>
    <w:rsid w:val="000F2099"/>
    <w:rsid w:val="000F2C9D"/>
    <w:rsid w:val="000F42DF"/>
    <w:rsid w:val="000F5D4A"/>
    <w:rsid w:val="00105F03"/>
    <w:rsid w:val="00111664"/>
    <w:rsid w:val="0012253D"/>
    <w:rsid w:val="00131C28"/>
    <w:rsid w:val="00143DD0"/>
    <w:rsid w:val="00145FFA"/>
    <w:rsid w:val="00146D14"/>
    <w:rsid w:val="001520E5"/>
    <w:rsid w:val="001522AF"/>
    <w:rsid w:val="001537CE"/>
    <w:rsid w:val="00155EDB"/>
    <w:rsid w:val="0016253D"/>
    <w:rsid w:val="00172D2E"/>
    <w:rsid w:val="00175935"/>
    <w:rsid w:val="00181C58"/>
    <w:rsid w:val="001A6AA9"/>
    <w:rsid w:val="001D1494"/>
    <w:rsid w:val="001E3BD2"/>
    <w:rsid w:val="001E5285"/>
    <w:rsid w:val="001F1751"/>
    <w:rsid w:val="001F4931"/>
    <w:rsid w:val="002006D7"/>
    <w:rsid w:val="00216765"/>
    <w:rsid w:val="00223287"/>
    <w:rsid w:val="00225639"/>
    <w:rsid w:val="0023217C"/>
    <w:rsid w:val="00235E5A"/>
    <w:rsid w:val="00240A8B"/>
    <w:rsid w:val="002410E3"/>
    <w:rsid w:val="002430C2"/>
    <w:rsid w:val="002465CD"/>
    <w:rsid w:val="002513A6"/>
    <w:rsid w:val="002579C8"/>
    <w:rsid w:val="0026211D"/>
    <w:rsid w:val="002817E3"/>
    <w:rsid w:val="002828D6"/>
    <w:rsid w:val="00285F49"/>
    <w:rsid w:val="00287AC5"/>
    <w:rsid w:val="002B0006"/>
    <w:rsid w:val="002B28C2"/>
    <w:rsid w:val="002B3D70"/>
    <w:rsid w:val="002B7DEB"/>
    <w:rsid w:val="002C2155"/>
    <w:rsid w:val="002C5D51"/>
    <w:rsid w:val="002D0F21"/>
    <w:rsid w:val="002D3947"/>
    <w:rsid w:val="002E6FFE"/>
    <w:rsid w:val="002F1361"/>
    <w:rsid w:val="002F3488"/>
    <w:rsid w:val="002F3C18"/>
    <w:rsid w:val="002F6D75"/>
    <w:rsid w:val="00313A4A"/>
    <w:rsid w:val="00330B8B"/>
    <w:rsid w:val="00370915"/>
    <w:rsid w:val="00375322"/>
    <w:rsid w:val="00397080"/>
    <w:rsid w:val="003A35FC"/>
    <w:rsid w:val="003C10CE"/>
    <w:rsid w:val="003D394C"/>
    <w:rsid w:val="003E36D8"/>
    <w:rsid w:val="003E3E1B"/>
    <w:rsid w:val="003F1918"/>
    <w:rsid w:val="003F26D3"/>
    <w:rsid w:val="00400C06"/>
    <w:rsid w:val="00411877"/>
    <w:rsid w:val="00411F4F"/>
    <w:rsid w:val="004160E6"/>
    <w:rsid w:val="00445B8C"/>
    <w:rsid w:val="00457D59"/>
    <w:rsid w:val="00461116"/>
    <w:rsid w:val="004631F8"/>
    <w:rsid w:val="004646BE"/>
    <w:rsid w:val="0047003E"/>
    <w:rsid w:val="004A7A75"/>
    <w:rsid w:val="004B2C7F"/>
    <w:rsid w:val="004D66F8"/>
    <w:rsid w:val="00501B45"/>
    <w:rsid w:val="00534486"/>
    <w:rsid w:val="005503A7"/>
    <w:rsid w:val="00554ED9"/>
    <w:rsid w:val="00570755"/>
    <w:rsid w:val="00574F23"/>
    <w:rsid w:val="00586892"/>
    <w:rsid w:val="005915E6"/>
    <w:rsid w:val="0059326F"/>
    <w:rsid w:val="005943E3"/>
    <w:rsid w:val="00597C47"/>
    <w:rsid w:val="005A6699"/>
    <w:rsid w:val="005C2729"/>
    <w:rsid w:val="005C62D5"/>
    <w:rsid w:val="005C6954"/>
    <w:rsid w:val="005C7C21"/>
    <w:rsid w:val="005D42A0"/>
    <w:rsid w:val="005F7AB4"/>
    <w:rsid w:val="00605199"/>
    <w:rsid w:val="00607E6A"/>
    <w:rsid w:val="006153AD"/>
    <w:rsid w:val="0062283E"/>
    <w:rsid w:val="00636314"/>
    <w:rsid w:val="00645310"/>
    <w:rsid w:val="00646EB4"/>
    <w:rsid w:val="006C1F10"/>
    <w:rsid w:val="006D60AE"/>
    <w:rsid w:val="006E3F62"/>
    <w:rsid w:val="006E7175"/>
    <w:rsid w:val="0070793E"/>
    <w:rsid w:val="007160C8"/>
    <w:rsid w:val="00755867"/>
    <w:rsid w:val="00757D70"/>
    <w:rsid w:val="00772B23"/>
    <w:rsid w:val="0078339C"/>
    <w:rsid w:val="007A6949"/>
    <w:rsid w:val="007D0AB9"/>
    <w:rsid w:val="007D3516"/>
    <w:rsid w:val="007D4DE4"/>
    <w:rsid w:val="007E432B"/>
    <w:rsid w:val="007F080D"/>
    <w:rsid w:val="007F2679"/>
    <w:rsid w:val="008026B5"/>
    <w:rsid w:val="008031AB"/>
    <w:rsid w:val="00811EC9"/>
    <w:rsid w:val="008122FE"/>
    <w:rsid w:val="00813719"/>
    <w:rsid w:val="00830C4D"/>
    <w:rsid w:val="00831D1E"/>
    <w:rsid w:val="008342F8"/>
    <w:rsid w:val="0084434A"/>
    <w:rsid w:val="00854F3C"/>
    <w:rsid w:val="00862F80"/>
    <w:rsid w:val="0086764C"/>
    <w:rsid w:val="00870764"/>
    <w:rsid w:val="00892ACB"/>
    <w:rsid w:val="008A4AC4"/>
    <w:rsid w:val="008C5984"/>
    <w:rsid w:val="008C66E6"/>
    <w:rsid w:val="008D3F30"/>
    <w:rsid w:val="008E50E6"/>
    <w:rsid w:val="008E5B23"/>
    <w:rsid w:val="008F3472"/>
    <w:rsid w:val="008F5101"/>
    <w:rsid w:val="008F6F80"/>
    <w:rsid w:val="008F76F8"/>
    <w:rsid w:val="00911E22"/>
    <w:rsid w:val="00913AA8"/>
    <w:rsid w:val="00913ECF"/>
    <w:rsid w:val="009149A2"/>
    <w:rsid w:val="0092762C"/>
    <w:rsid w:val="0093370B"/>
    <w:rsid w:val="00937EDF"/>
    <w:rsid w:val="0095392A"/>
    <w:rsid w:val="009562E7"/>
    <w:rsid w:val="00961647"/>
    <w:rsid w:val="00973E58"/>
    <w:rsid w:val="00995496"/>
    <w:rsid w:val="009A65E6"/>
    <w:rsid w:val="009C3C9F"/>
    <w:rsid w:val="009D664A"/>
    <w:rsid w:val="009E23A4"/>
    <w:rsid w:val="009E6141"/>
    <w:rsid w:val="00A64D35"/>
    <w:rsid w:val="00A92ACF"/>
    <w:rsid w:val="00AB029F"/>
    <w:rsid w:val="00AD0802"/>
    <w:rsid w:val="00AD5CE5"/>
    <w:rsid w:val="00AE327E"/>
    <w:rsid w:val="00B02344"/>
    <w:rsid w:val="00B107DF"/>
    <w:rsid w:val="00B10D74"/>
    <w:rsid w:val="00B20B07"/>
    <w:rsid w:val="00B2172D"/>
    <w:rsid w:val="00B44D73"/>
    <w:rsid w:val="00B46890"/>
    <w:rsid w:val="00B60EE5"/>
    <w:rsid w:val="00B62B12"/>
    <w:rsid w:val="00B63448"/>
    <w:rsid w:val="00B660EF"/>
    <w:rsid w:val="00B82F95"/>
    <w:rsid w:val="00BB186C"/>
    <w:rsid w:val="00BC2C97"/>
    <w:rsid w:val="00BC2DE5"/>
    <w:rsid w:val="00BC7A67"/>
    <w:rsid w:val="00BD2C47"/>
    <w:rsid w:val="00BE6D8E"/>
    <w:rsid w:val="00BF174F"/>
    <w:rsid w:val="00BF778A"/>
    <w:rsid w:val="00C00DA6"/>
    <w:rsid w:val="00C02DC1"/>
    <w:rsid w:val="00C04D35"/>
    <w:rsid w:val="00C05837"/>
    <w:rsid w:val="00C14EF5"/>
    <w:rsid w:val="00C369E7"/>
    <w:rsid w:val="00C404BB"/>
    <w:rsid w:val="00C54D6B"/>
    <w:rsid w:val="00C641BA"/>
    <w:rsid w:val="00C71792"/>
    <w:rsid w:val="00C90C0B"/>
    <w:rsid w:val="00CA08CD"/>
    <w:rsid w:val="00CB1AD1"/>
    <w:rsid w:val="00CB5BA5"/>
    <w:rsid w:val="00CB732E"/>
    <w:rsid w:val="00CC20BB"/>
    <w:rsid w:val="00CD37F5"/>
    <w:rsid w:val="00CD7DB9"/>
    <w:rsid w:val="00CF70E0"/>
    <w:rsid w:val="00D00609"/>
    <w:rsid w:val="00D01486"/>
    <w:rsid w:val="00D051F0"/>
    <w:rsid w:val="00D06BA0"/>
    <w:rsid w:val="00D06D08"/>
    <w:rsid w:val="00D20359"/>
    <w:rsid w:val="00D23144"/>
    <w:rsid w:val="00D3286E"/>
    <w:rsid w:val="00D41729"/>
    <w:rsid w:val="00D71703"/>
    <w:rsid w:val="00D95D0D"/>
    <w:rsid w:val="00DB297A"/>
    <w:rsid w:val="00DC269B"/>
    <w:rsid w:val="00DD22B6"/>
    <w:rsid w:val="00DD230A"/>
    <w:rsid w:val="00DD430F"/>
    <w:rsid w:val="00DE69A2"/>
    <w:rsid w:val="00DF40FF"/>
    <w:rsid w:val="00E02099"/>
    <w:rsid w:val="00E061BA"/>
    <w:rsid w:val="00E42BA1"/>
    <w:rsid w:val="00E56545"/>
    <w:rsid w:val="00E66128"/>
    <w:rsid w:val="00E76849"/>
    <w:rsid w:val="00E822B6"/>
    <w:rsid w:val="00E90239"/>
    <w:rsid w:val="00E90C06"/>
    <w:rsid w:val="00E93FF0"/>
    <w:rsid w:val="00EB0CFE"/>
    <w:rsid w:val="00EB76E1"/>
    <w:rsid w:val="00EE19AE"/>
    <w:rsid w:val="00EE48BB"/>
    <w:rsid w:val="00F016ED"/>
    <w:rsid w:val="00F06260"/>
    <w:rsid w:val="00F079FE"/>
    <w:rsid w:val="00F1119F"/>
    <w:rsid w:val="00F20923"/>
    <w:rsid w:val="00F35B17"/>
    <w:rsid w:val="00F47131"/>
    <w:rsid w:val="00FA38CC"/>
    <w:rsid w:val="00FA6A84"/>
    <w:rsid w:val="00FA6EFE"/>
    <w:rsid w:val="00FB0D98"/>
    <w:rsid w:val="00FB7AF0"/>
    <w:rsid w:val="00FE780D"/>
    <w:rsid w:val="01365257"/>
    <w:rsid w:val="02372C87"/>
    <w:rsid w:val="029A26C9"/>
    <w:rsid w:val="0389A22C"/>
    <w:rsid w:val="045D0316"/>
    <w:rsid w:val="05A723B0"/>
    <w:rsid w:val="06DC7B0B"/>
    <w:rsid w:val="082EDE77"/>
    <w:rsid w:val="085A0199"/>
    <w:rsid w:val="08BD5A91"/>
    <w:rsid w:val="091BE5C3"/>
    <w:rsid w:val="0A2DABDF"/>
    <w:rsid w:val="0A60EBF2"/>
    <w:rsid w:val="0BBB5238"/>
    <w:rsid w:val="0C0F2F21"/>
    <w:rsid w:val="0C7A1004"/>
    <w:rsid w:val="0E319F3F"/>
    <w:rsid w:val="0E5E035B"/>
    <w:rsid w:val="1165E226"/>
    <w:rsid w:val="12FC2B0F"/>
    <w:rsid w:val="1459D257"/>
    <w:rsid w:val="14C1283C"/>
    <w:rsid w:val="14E43A91"/>
    <w:rsid w:val="15B7A27C"/>
    <w:rsid w:val="1618AEC7"/>
    <w:rsid w:val="16653F98"/>
    <w:rsid w:val="170FF41A"/>
    <w:rsid w:val="175323C3"/>
    <w:rsid w:val="178BC8F9"/>
    <w:rsid w:val="1973A8E3"/>
    <w:rsid w:val="1AD2EFE5"/>
    <w:rsid w:val="1B64C11D"/>
    <w:rsid w:val="1C177A6F"/>
    <w:rsid w:val="1D1AF4EE"/>
    <w:rsid w:val="1D1D0FC0"/>
    <w:rsid w:val="214D7BA3"/>
    <w:rsid w:val="231048F2"/>
    <w:rsid w:val="231BBC00"/>
    <w:rsid w:val="249D9577"/>
    <w:rsid w:val="24F5C0F8"/>
    <w:rsid w:val="25A0172F"/>
    <w:rsid w:val="278949A4"/>
    <w:rsid w:val="279342FA"/>
    <w:rsid w:val="27BACB23"/>
    <w:rsid w:val="285F2454"/>
    <w:rsid w:val="29385D29"/>
    <w:rsid w:val="2983BBAC"/>
    <w:rsid w:val="2A6C78B6"/>
    <w:rsid w:val="2E3791C4"/>
    <w:rsid w:val="2E8DF7A5"/>
    <w:rsid w:val="2EA9BD28"/>
    <w:rsid w:val="2F371BC7"/>
    <w:rsid w:val="2F4A2086"/>
    <w:rsid w:val="307D20D2"/>
    <w:rsid w:val="3128E49E"/>
    <w:rsid w:val="318F2678"/>
    <w:rsid w:val="3284AD4F"/>
    <w:rsid w:val="333C246B"/>
    <w:rsid w:val="33D6F183"/>
    <w:rsid w:val="34EDF945"/>
    <w:rsid w:val="3588D888"/>
    <w:rsid w:val="35A9EC58"/>
    <w:rsid w:val="3673F16D"/>
    <w:rsid w:val="37132B1A"/>
    <w:rsid w:val="37A5AFEB"/>
    <w:rsid w:val="3A618CA9"/>
    <w:rsid w:val="3B23ED2C"/>
    <w:rsid w:val="3E15041D"/>
    <w:rsid w:val="3E37590B"/>
    <w:rsid w:val="3ECAC01F"/>
    <w:rsid w:val="4054B895"/>
    <w:rsid w:val="4064F372"/>
    <w:rsid w:val="40A0E04D"/>
    <w:rsid w:val="416BF1FA"/>
    <w:rsid w:val="43E73CC9"/>
    <w:rsid w:val="44413BAB"/>
    <w:rsid w:val="48D89AAA"/>
    <w:rsid w:val="4B7E45FC"/>
    <w:rsid w:val="4BE7B9B9"/>
    <w:rsid w:val="4BF479DE"/>
    <w:rsid w:val="4D97BCB7"/>
    <w:rsid w:val="4DFFD7F0"/>
    <w:rsid w:val="4E4EDF25"/>
    <w:rsid w:val="4E53F5A8"/>
    <w:rsid w:val="4EA7188D"/>
    <w:rsid w:val="4F69388C"/>
    <w:rsid w:val="4F95AC72"/>
    <w:rsid w:val="4FD60C51"/>
    <w:rsid w:val="50594D30"/>
    <w:rsid w:val="513FF663"/>
    <w:rsid w:val="51EF91FF"/>
    <w:rsid w:val="526E3F8B"/>
    <w:rsid w:val="53216BEC"/>
    <w:rsid w:val="53233A66"/>
    <w:rsid w:val="5350FB74"/>
    <w:rsid w:val="5415CC3D"/>
    <w:rsid w:val="54F33CD7"/>
    <w:rsid w:val="55151181"/>
    <w:rsid w:val="55498F9C"/>
    <w:rsid w:val="55EC53B1"/>
    <w:rsid w:val="5657420E"/>
    <w:rsid w:val="566741B8"/>
    <w:rsid w:val="56DF8B51"/>
    <w:rsid w:val="56E0FDCA"/>
    <w:rsid w:val="59D00FDB"/>
    <w:rsid w:val="5A7DC20A"/>
    <w:rsid w:val="5B8007C7"/>
    <w:rsid w:val="5C170452"/>
    <w:rsid w:val="5C42C66D"/>
    <w:rsid w:val="5C4C8A57"/>
    <w:rsid w:val="5CD35ECF"/>
    <w:rsid w:val="5D3ADE7C"/>
    <w:rsid w:val="5E1823F2"/>
    <w:rsid w:val="5F0289F1"/>
    <w:rsid w:val="5F3AB7B0"/>
    <w:rsid w:val="5F963CB8"/>
    <w:rsid w:val="5FB18685"/>
    <w:rsid w:val="5FC3C4AA"/>
    <w:rsid w:val="5FDFD5D0"/>
    <w:rsid w:val="60791900"/>
    <w:rsid w:val="60FFDB87"/>
    <w:rsid w:val="616FA8E5"/>
    <w:rsid w:val="616FD477"/>
    <w:rsid w:val="617BECB0"/>
    <w:rsid w:val="61FB5D7C"/>
    <w:rsid w:val="62611A6B"/>
    <w:rsid w:val="626F1694"/>
    <w:rsid w:val="62D46ABF"/>
    <w:rsid w:val="64192DC4"/>
    <w:rsid w:val="6551D59D"/>
    <w:rsid w:val="65727F10"/>
    <w:rsid w:val="67732ED6"/>
    <w:rsid w:val="68C34B51"/>
    <w:rsid w:val="692E0F5E"/>
    <w:rsid w:val="6A8EB68C"/>
    <w:rsid w:val="6C9E929F"/>
    <w:rsid w:val="6CB4B4C7"/>
    <w:rsid w:val="6CDA3149"/>
    <w:rsid w:val="6FE57C09"/>
    <w:rsid w:val="70364463"/>
    <w:rsid w:val="70DE02EC"/>
    <w:rsid w:val="72CA5A5D"/>
    <w:rsid w:val="73E1388F"/>
    <w:rsid w:val="744DCB8E"/>
    <w:rsid w:val="75B49CEF"/>
    <w:rsid w:val="76ABBFC7"/>
    <w:rsid w:val="7781DC18"/>
    <w:rsid w:val="7788B08E"/>
    <w:rsid w:val="780B0848"/>
    <w:rsid w:val="79736395"/>
    <w:rsid w:val="7AE3585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8A8FC"/>
  <w15:chartTrackingRefBased/>
  <w15:docId w15:val="{C1FCACDC-B439-4732-B249-2CDC3BB5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20BB"/>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sid w:val="00B44D73"/>
    <w:rPr>
      <w:color w:val="0000FF"/>
      <w:u w:val="single"/>
    </w:rPr>
  </w:style>
  <w:style w:type="character" w:styleId="FollowedHyperlink">
    <w:name w:val="FollowedHyperlink"/>
    <w:basedOn w:val="DefaultParagraphFont"/>
    <w:uiPriority w:val="99"/>
    <w:semiHidden/>
    <w:unhideWhenUsed/>
    <w:rsid w:val="00B44D73"/>
    <w:rPr>
      <w:color w:val="954F72" w:themeColor="followedHyperlink"/>
      <w:u w:val="single"/>
    </w:rPr>
  </w:style>
  <w:style w:type="paragraph" w:styleId="ListParagraph">
    <w:name w:val="List Paragraph"/>
    <w:basedOn w:val="Normal"/>
    <w:link w:val="ListParagraphChar"/>
    <w:uiPriority w:val="34"/>
    <w:qFormat/>
    <w:rsid w:val="00EB76E1"/>
    <w:pPr>
      <w:ind w:left="720"/>
      <w:contextualSpacing/>
    </w:pPr>
  </w:style>
  <w:style w:type="character" w:styleId="UnresolvedMention">
    <w:name w:val="Unresolved Mention"/>
    <w:basedOn w:val="DefaultParagraphFont"/>
    <w:uiPriority w:val="99"/>
    <w:semiHidden/>
    <w:unhideWhenUsed/>
    <w:rsid w:val="00645310"/>
    <w:rPr>
      <w:color w:val="605E5C"/>
      <w:shd w:val="clear" w:color="auto" w:fill="E1DFDD"/>
    </w:rPr>
  </w:style>
  <w:style w:type="character" w:styleId="ListParagraphChar" w:customStyle="1">
    <w:name w:val="List Paragraph Char"/>
    <w:link w:val="ListParagraph"/>
    <w:uiPriority w:val="34"/>
    <w:rsid w:val="00B20B07"/>
  </w:style>
  <w:style w:type="paragraph" w:styleId="NormalWeb">
    <w:name w:val="Normal (Web)"/>
    <w:basedOn w:val="Normal"/>
    <w:uiPriority w:val="99"/>
    <w:semiHidden/>
    <w:unhideWhenUsed/>
    <w:rsid w:val="00B20B07"/>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B20B07"/>
    <w:rPr>
      <w:b/>
      <w:bCs/>
    </w:rPr>
  </w:style>
  <w:style w:type="paragraph" w:styleId="Header">
    <w:name w:val="header"/>
    <w:basedOn w:val="Normal"/>
    <w:link w:val="HeaderChar"/>
    <w:uiPriority w:val="99"/>
    <w:unhideWhenUsed/>
    <w:rsid w:val="005F7AB4"/>
    <w:pPr>
      <w:tabs>
        <w:tab w:val="center" w:pos="4680"/>
        <w:tab w:val="right" w:pos="9360"/>
      </w:tabs>
      <w:spacing w:after="0" w:line="240" w:lineRule="auto"/>
    </w:pPr>
  </w:style>
  <w:style w:type="character" w:styleId="HeaderChar" w:customStyle="1">
    <w:name w:val="Header Char"/>
    <w:basedOn w:val="DefaultParagraphFont"/>
    <w:link w:val="Header"/>
    <w:uiPriority w:val="99"/>
    <w:rsid w:val="005F7AB4"/>
  </w:style>
  <w:style w:type="paragraph" w:styleId="Footer">
    <w:name w:val="footer"/>
    <w:basedOn w:val="Normal"/>
    <w:link w:val="FooterChar"/>
    <w:uiPriority w:val="99"/>
    <w:unhideWhenUsed/>
    <w:rsid w:val="005F7AB4"/>
    <w:pPr>
      <w:tabs>
        <w:tab w:val="center" w:pos="4680"/>
        <w:tab w:val="right" w:pos="9360"/>
      </w:tabs>
      <w:spacing w:after="0" w:line="240" w:lineRule="auto"/>
    </w:pPr>
  </w:style>
  <w:style w:type="character" w:styleId="FooterChar" w:customStyle="1">
    <w:name w:val="Footer Char"/>
    <w:basedOn w:val="DefaultParagraphFont"/>
    <w:link w:val="Footer"/>
    <w:uiPriority w:val="99"/>
    <w:rsid w:val="005F7AB4"/>
  </w:style>
  <w:style w:type="paragraph" w:styleId="Revision">
    <w:name w:val="Revision"/>
    <w:hidden/>
    <w:uiPriority w:val="99"/>
    <w:semiHidden/>
    <w:rsid w:val="00C14EF5"/>
    <w:pPr>
      <w:spacing w:after="0" w:line="240" w:lineRule="auto"/>
    </w:pPr>
  </w:style>
  <w:style w:type="character" w:styleId="CommentReference">
    <w:name w:val="annotation reference"/>
    <w:basedOn w:val="DefaultParagraphFont"/>
    <w:uiPriority w:val="99"/>
    <w:semiHidden/>
    <w:unhideWhenUsed/>
    <w:rsid w:val="00C14EF5"/>
    <w:rPr>
      <w:sz w:val="16"/>
      <w:szCs w:val="16"/>
    </w:rPr>
  </w:style>
  <w:style w:type="paragraph" w:styleId="CommentText">
    <w:name w:val="annotation text"/>
    <w:basedOn w:val="Normal"/>
    <w:link w:val="CommentTextChar"/>
    <w:uiPriority w:val="99"/>
    <w:semiHidden/>
    <w:unhideWhenUsed/>
    <w:rsid w:val="00C14EF5"/>
    <w:pPr>
      <w:spacing w:line="240" w:lineRule="auto"/>
    </w:pPr>
    <w:rPr>
      <w:sz w:val="20"/>
      <w:szCs w:val="20"/>
    </w:rPr>
  </w:style>
  <w:style w:type="character" w:styleId="CommentTextChar" w:customStyle="1">
    <w:name w:val="Comment Text Char"/>
    <w:basedOn w:val="DefaultParagraphFont"/>
    <w:link w:val="CommentText"/>
    <w:uiPriority w:val="99"/>
    <w:semiHidden/>
    <w:rsid w:val="00C14EF5"/>
    <w:rPr>
      <w:sz w:val="20"/>
      <w:szCs w:val="20"/>
    </w:rPr>
  </w:style>
  <w:style w:type="paragraph" w:styleId="CommentSubject">
    <w:name w:val="annotation subject"/>
    <w:basedOn w:val="CommentText"/>
    <w:next w:val="CommentText"/>
    <w:link w:val="CommentSubjectChar"/>
    <w:uiPriority w:val="99"/>
    <w:semiHidden/>
    <w:unhideWhenUsed/>
    <w:rsid w:val="00C14EF5"/>
    <w:rPr>
      <w:b/>
      <w:bCs/>
    </w:rPr>
  </w:style>
  <w:style w:type="character" w:styleId="CommentSubjectChar" w:customStyle="1">
    <w:name w:val="Comment Subject Char"/>
    <w:basedOn w:val="CommentTextChar"/>
    <w:link w:val="CommentSubject"/>
    <w:uiPriority w:val="99"/>
    <w:semiHidden/>
    <w:rsid w:val="00C14EF5"/>
    <w:rPr>
      <w:b/>
      <w:bCs/>
      <w:sz w:val="20"/>
      <w:szCs w:val="20"/>
    </w:rPr>
  </w:style>
  <w:style w:type="paragraph" w:styleId="paragraph" w:customStyle="1">
    <w:name w:val="paragraph"/>
    <w:basedOn w:val="Normal"/>
    <w:rsid w:val="00DC269B"/>
    <w:pPr>
      <w:spacing w:before="100" w:beforeAutospacing="1" w:after="100" w:afterAutospacing="1" w:line="240" w:lineRule="auto"/>
    </w:pPr>
    <w:rPr>
      <w:rFonts w:ascii="Times New Roman" w:hAnsi="Times New Roman" w:eastAsia="Times New Roman" w:cs="Times New Roman"/>
      <w:sz w:val="24"/>
      <w:szCs w:val="24"/>
      <w:lang w:eastAsia="zh-TW"/>
    </w:rPr>
  </w:style>
  <w:style w:type="character" w:styleId="normaltextrun" w:customStyle="1">
    <w:name w:val="normaltextrun"/>
    <w:basedOn w:val="DefaultParagraphFont"/>
    <w:rsid w:val="00DC269B"/>
  </w:style>
  <w:style w:type="character" w:styleId="eop" w:customStyle="1">
    <w:name w:val="eop"/>
    <w:basedOn w:val="DefaultParagraphFont"/>
    <w:rsid w:val="00DC2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73880">
      <w:bodyDiv w:val="1"/>
      <w:marLeft w:val="0"/>
      <w:marRight w:val="0"/>
      <w:marTop w:val="0"/>
      <w:marBottom w:val="0"/>
      <w:divBdr>
        <w:top w:val="none" w:sz="0" w:space="0" w:color="auto"/>
        <w:left w:val="none" w:sz="0" w:space="0" w:color="auto"/>
        <w:bottom w:val="none" w:sz="0" w:space="0" w:color="auto"/>
        <w:right w:val="none" w:sz="0" w:space="0" w:color="auto"/>
      </w:divBdr>
    </w:div>
    <w:div w:id="374818570">
      <w:bodyDiv w:val="1"/>
      <w:marLeft w:val="0"/>
      <w:marRight w:val="0"/>
      <w:marTop w:val="0"/>
      <w:marBottom w:val="0"/>
      <w:divBdr>
        <w:top w:val="none" w:sz="0" w:space="0" w:color="auto"/>
        <w:left w:val="none" w:sz="0" w:space="0" w:color="auto"/>
        <w:bottom w:val="none" w:sz="0" w:space="0" w:color="auto"/>
        <w:right w:val="none" w:sz="0" w:space="0" w:color="auto"/>
      </w:divBdr>
      <w:divsChild>
        <w:div w:id="517348464">
          <w:marLeft w:val="0"/>
          <w:marRight w:val="0"/>
          <w:marTop w:val="0"/>
          <w:marBottom w:val="0"/>
          <w:divBdr>
            <w:top w:val="single" w:sz="6" w:space="6" w:color="DDDDDD"/>
            <w:left w:val="none" w:sz="0" w:space="0" w:color="auto"/>
            <w:bottom w:val="none" w:sz="0" w:space="0" w:color="auto"/>
            <w:right w:val="none" w:sz="0" w:space="0" w:color="auto"/>
          </w:divBdr>
          <w:divsChild>
            <w:div w:id="1406952582">
              <w:marLeft w:val="0"/>
              <w:marRight w:val="0"/>
              <w:marTop w:val="0"/>
              <w:marBottom w:val="0"/>
              <w:divBdr>
                <w:top w:val="none" w:sz="0" w:space="0" w:color="auto"/>
                <w:left w:val="none" w:sz="0" w:space="0" w:color="auto"/>
                <w:bottom w:val="none" w:sz="0" w:space="0" w:color="auto"/>
                <w:right w:val="none" w:sz="0" w:space="0" w:color="auto"/>
              </w:divBdr>
              <w:divsChild>
                <w:div w:id="9182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4342">
      <w:bodyDiv w:val="1"/>
      <w:marLeft w:val="0"/>
      <w:marRight w:val="0"/>
      <w:marTop w:val="0"/>
      <w:marBottom w:val="0"/>
      <w:divBdr>
        <w:top w:val="none" w:sz="0" w:space="0" w:color="auto"/>
        <w:left w:val="none" w:sz="0" w:space="0" w:color="auto"/>
        <w:bottom w:val="none" w:sz="0" w:space="0" w:color="auto"/>
        <w:right w:val="none" w:sz="0" w:space="0" w:color="auto"/>
      </w:divBdr>
    </w:div>
    <w:div w:id="563369856">
      <w:bodyDiv w:val="1"/>
      <w:marLeft w:val="0"/>
      <w:marRight w:val="0"/>
      <w:marTop w:val="0"/>
      <w:marBottom w:val="0"/>
      <w:divBdr>
        <w:top w:val="none" w:sz="0" w:space="0" w:color="auto"/>
        <w:left w:val="none" w:sz="0" w:space="0" w:color="auto"/>
        <w:bottom w:val="none" w:sz="0" w:space="0" w:color="auto"/>
        <w:right w:val="none" w:sz="0" w:space="0" w:color="auto"/>
      </w:divBdr>
    </w:div>
    <w:div w:id="895896887">
      <w:bodyDiv w:val="1"/>
      <w:marLeft w:val="0"/>
      <w:marRight w:val="0"/>
      <w:marTop w:val="0"/>
      <w:marBottom w:val="0"/>
      <w:divBdr>
        <w:top w:val="none" w:sz="0" w:space="0" w:color="auto"/>
        <w:left w:val="none" w:sz="0" w:space="0" w:color="auto"/>
        <w:bottom w:val="none" w:sz="0" w:space="0" w:color="auto"/>
        <w:right w:val="none" w:sz="0" w:space="0" w:color="auto"/>
      </w:divBdr>
    </w:div>
    <w:div w:id="1106999632">
      <w:bodyDiv w:val="1"/>
      <w:marLeft w:val="0"/>
      <w:marRight w:val="0"/>
      <w:marTop w:val="0"/>
      <w:marBottom w:val="0"/>
      <w:divBdr>
        <w:top w:val="none" w:sz="0" w:space="0" w:color="auto"/>
        <w:left w:val="none" w:sz="0" w:space="0" w:color="auto"/>
        <w:bottom w:val="none" w:sz="0" w:space="0" w:color="auto"/>
        <w:right w:val="none" w:sz="0" w:space="0" w:color="auto"/>
      </w:divBdr>
    </w:div>
    <w:div w:id="139049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notes" Target="footnotes.xml" Id="rId8"/><Relationship Type="http://schemas.openxmlformats.org/officeDocument/2006/relationships/image" Target="media/image3.png" Id="rId18"/><Relationship Type="http://schemas.openxmlformats.org/officeDocument/2006/relationships/image" Target="media/image8.jpeg" Id="rId26"/><Relationship Type="http://schemas.openxmlformats.org/officeDocument/2006/relationships/customXml" Target="../customXml/item3.xml" Id="rId3"/><Relationship Type="http://schemas.openxmlformats.org/officeDocument/2006/relationships/header" Target="header1.xml" Id="rId21"/><Relationship Type="http://schemas.openxmlformats.org/officeDocument/2006/relationships/webSettings" Target="webSettings.xml" Id="rId7"/><Relationship Type="http://schemas.openxmlformats.org/officeDocument/2006/relationships/image" Target="media/image2.png" Id="rId12"/><Relationship Type="http://schemas.openxmlformats.org/officeDocument/2006/relationships/image" Target="media/image4.jpeg" Id="rId17"/><Relationship Type="http://schemas.openxmlformats.org/officeDocument/2006/relationships/image" Target="media/image7.jpeg" Id="rId25"/><Relationship Type="http://schemas.openxmlformats.org/officeDocument/2006/relationships/customXml" Target="../customXml/item2.xml" Id="rId2"/><Relationship Type="http://schemas.openxmlformats.org/officeDocument/2006/relationships/image" Target="media/image4.png" Id="rId20"/><Relationship Type="http://schemas.openxmlformats.org/officeDocument/2006/relationships/fontTable" Target="fontTable.xml" Id="rId29"/><Relationship Type="http://schemas.openxmlformats.org/officeDocument/2006/relationships/customXml" Target="../customXml/item1.xml" Id="rId1"/><Relationship Type="http://schemas.openxmlformats.org/officeDocument/2006/relationships/settings" Target="settings.xml" Id="rId6"/><Relationship Type="http://schemas.openxmlformats.org/officeDocument/2006/relationships/image" Target="media/image1.png" Id="rId11"/><Relationship Type="http://schemas.openxmlformats.org/officeDocument/2006/relationships/footer" Target="footer2.xml" Id="rId24"/><Relationship Type="http://schemas.openxmlformats.org/officeDocument/2006/relationships/styles" Target="styles.xml" Id="rId5"/><Relationship Type="http://schemas.openxmlformats.org/officeDocument/2006/relationships/header" Target="header2.xml" Id="rId23"/><Relationship Type="http://schemas.openxmlformats.org/officeDocument/2006/relationships/header" Target="header3.xml" Id="rId28"/><Relationship Type="http://schemas.openxmlformats.org/officeDocument/2006/relationships/hyperlink" Target="https://ey-academic-resource-center.eu-2.celonis.cloud/package-manager/ui/public/assets/fd0809d0-e51d-4c5d-b30f-f307aa8e3c4d" TargetMode="External" Id="rId10"/><Relationship Type="http://schemas.openxmlformats.org/officeDocument/2006/relationships/image" Target="media/image6.jpeg" Id="rId19"/><Relationship Type="http://schemas.openxmlformats.org/officeDocument/2006/relationships/numbering" Target="numbering.xml" Id="rId4"/><Relationship Type="http://schemas.openxmlformats.org/officeDocument/2006/relationships/endnotes" Target="endnotes.xml" Id="rId9"/><Relationship Type="http://schemas.openxmlformats.org/officeDocument/2006/relationships/footer" Target="footer1.xml" Id="rId22"/><Relationship Type="http://schemas.openxmlformats.org/officeDocument/2006/relationships/hyperlink" Target="https://ey-academic-resource-center.eu-2.celonis.cloud/package-manager/ui/public/assets/fd0809d0-e51d-4c5d-b30f-f307aa8e3c4d" TargetMode="External" Id="rId27"/><Relationship Type="http://schemas.openxmlformats.org/officeDocument/2006/relationships/theme" Target="theme/theme1.xml" Id="rId30"/><Relationship Type="http://schemas.microsoft.com/office/2020/10/relationships/intelligence" Target="intelligence2.xml" Id="Rf005647fe1ad40e1"/><Relationship Id="rId31" Type="http://schemas.openxmlformats.org/officeDocument/2006/relationships/comments" Target="comments.xml"/><Relationship Id="rId32" Type="http://schemas.microsoft.com/office/2011/relationships/commentsExtended" Target="commentsExtended.xml"/><Relationship Id="rId33" Type="http://schemas.microsoft.com/office/2016/09/relationships/commentsIds" Target="commentsIds.xml"/><Relationship Id="rId3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91819514D2264E8849F93931170610" ma:contentTypeVersion="15" ma:contentTypeDescription="Create a new document." ma:contentTypeScope="" ma:versionID="36bae097d7f8eff526289e39494e65d2">
  <xsd:schema xmlns:xsd="http://www.w3.org/2001/XMLSchema" xmlns:xs="http://www.w3.org/2001/XMLSchema" xmlns:p="http://schemas.microsoft.com/office/2006/metadata/properties" xmlns:ns2="ff082c15-26dd-40dc-9627-f8d5aba02b7f" xmlns:ns3="c99da789-6555-4454-939b-703e6889796c" targetNamespace="http://schemas.microsoft.com/office/2006/metadata/properties" ma:root="true" ma:fieldsID="675c4d4cac582182bf321fb467a714e2" ns2:_="" ns3:_="">
    <xsd:import namespace="ff082c15-26dd-40dc-9627-f8d5aba02b7f"/>
    <xsd:import namespace="c99da789-6555-4454-939b-703e688979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082c15-26dd-40dc-9627-f8d5aba02b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9da789-6555-4454-939b-703e688979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49d5bcb-f6e0-471f-bd13-6b3879a34a28}" ma:internalName="TaxCatchAll" ma:showField="CatchAllData" ma:web="c99da789-6555-4454-939b-703e6889796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99da789-6555-4454-939b-703e6889796c" xsi:nil="true"/>
    <lcf76f155ced4ddcb4097134ff3c332f xmlns="ff082c15-26dd-40dc-9627-f8d5aba02b7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7D5BC0-9B86-4B85-88FE-735142F37D17}"/>
</file>

<file path=customXml/itemProps2.xml><?xml version="1.0" encoding="utf-8"?>
<ds:datastoreItem xmlns:ds="http://schemas.openxmlformats.org/officeDocument/2006/customXml" ds:itemID="{BAB8FDC0-B726-4828-9EE0-813BC14B19C7}">
  <ds:schemaRefs>
    <ds:schemaRef ds:uri="http://schemas.microsoft.com/office/2006/metadata/properties"/>
    <ds:schemaRef ds:uri="http://schemas.microsoft.com/office/infopath/2007/PartnerControls"/>
    <ds:schemaRef ds:uri="c99da789-6555-4454-939b-703e6889796c"/>
    <ds:schemaRef ds:uri="ff082c15-26dd-40dc-9627-f8d5aba02b7f"/>
  </ds:schemaRefs>
</ds:datastoreItem>
</file>

<file path=customXml/itemProps3.xml><?xml version="1.0" encoding="utf-8"?>
<ds:datastoreItem xmlns:ds="http://schemas.openxmlformats.org/officeDocument/2006/customXml" ds:itemID="{63121914-BCA1-41F4-8963-07A32ECE6FB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Scott Emett</dc:creator>
  <keywords/>
  <dc:description/>
  <lastModifiedBy>Morgan Woodland</lastModifiedBy>
  <revision>58</revision>
  <dcterms:created xsi:type="dcterms:W3CDTF">2023-06-26T18:19:00.0000000Z</dcterms:created>
  <dcterms:modified xsi:type="dcterms:W3CDTF">2026-07-28T13:14:50.9210317Z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0x010100AC91819514D2264E8849F93931170610</vt:lpwstr>
  </property>
  <property fmtid="{D5CDD505-2E9C-101B-9397-08002B2CF9AE}" pid="3" name="MediaServiceImageTags">
    <vt:lpwstr/>
  </property>
  <property fmtid="{D5CDD505-2E9C-101B-9397-08002B2CF9AE}" pid="5" name="docLang">
    <vt:lpwstr>en</vt:lpwstr>
  </property>
</Properties>
</file>